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0CA9C" w14:textId="77777777" w:rsidR="008B3CAA" w:rsidRDefault="00000000">
      <w:pPr>
        <w:pStyle w:val="Nzev"/>
        <w:jc w:val="center"/>
      </w:pPr>
      <w:bookmarkStart w:id="0" w:name="_heading=h.gjdgxs" w:colFirst="0" w:colLast="0"/>
      <w:bookmarkEnd w:id="0"/>
      <w:r>
        <w:t xml:space="preserve">FINÁLNÍ PROJEKT </w:t>
      </w:r>
      <w:r>
        <w:br/>
        <w:t xml:space="preserve">   č.1</w:t>
      </w:r>
    </w:p>
    <w:p w14:paraId="0E99B158" w14:textId="77777777" w:rsidR="008B3CAA" w:rsidRDefault="008B3CAA"/>
    <w:p w14:paraId="39353B62" w14:textId="77777777" w:rsidR="008B3CAA" w:rsidRDefault="008B3CAA"/>
    <w:p w14:paraId="4A340434" w14:textId="77777777" w:rsidR="008B3CAA" w:rsidRDefault="008B3CAA"/>
    <w:p w14:paraId="4892246B" w14:textId="77777777" w:rsidR="008B3CAA" w:rsidRDefault="008B3CAA"/>
    <w:p w14:paraId="298BFB6F" w14:textId="77777777" w:rsidR="008B3CAA" w:rsidRDefault="008B3CAA"/>
    <w:p w14:paraId="7A398DA3" w14:textId="77777777" w:rsidR="008B3CAA" w:rsidRDefault="008B3CAA"/>
    <w:p w14:paraId="0CFBAEE3" w14:textId="77777777" w:rsidR="008B3CAA" w:rsidRDefault="008B3CAA"/>
    <w:p w14:paraId="2E70F9EE" w14:textId="77777777" w:rsidR="008B3CAA" w:rsidRDefault="008B3CAA"/>
    <w:p w14:paraId="3F30F388" w14:textId="77777777" w:rsidR="008B3CAA" w:rsidRDefault="008B3CAA"/>
    <w:p w14:paraId="53FB7A9A" w14:textId="77777777" w:rsidR="008B3CAA" w:rsidRDefault="008B3CAA"/>
    <w:p w14:paraId="719B49BF" w14:textId="77777777" w:rsidR="008B3CAA" w:rsidRDefault="008B3CAA"/>
    <w:p w14:paraId="6D69227D" w14:textId="77777777" w:rsidR="008B3CAA" w:rsidRDefault="008B3CAA"/>
    <w:p w14:paraId="755D0A38" w14:textId="77777777" w:rsidR="008B3CAA" w:rsidRDefault="008B3CAA"/>
    <w:p w14:paraId="0D5E0D71" w14:textId="77777777" w:rsidR="008B3CAA" w:rsidRDefault="00000000">
      <w:r>
        <w:rPr>
          <w:noProof/>
        </w:rPr>
        <w:drawing>
          <wp:inline distT="114300" distB="114300" distL="114300" distR="114300" wp14:anchorId="086A60F2" wp14:editId="7415C6C1">
            <wp:extent cx="5731200" cy="153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66EB5" w14:textId="77777777" w:rsidR="008B3CAA" w:rsidRDefault="008B3CAA"/>
    <w:p w14:paraId="7F41FA9B" w14:textId="77777777" w:rsidR="008B3CAA" w:rsidRDefault="008B3CAA"/>
    <w:p w14:paraId="2137F908" w14:textId="77777777" w:rsidR="008B3CAA" w:rsidRDefault="008B3CAA"/>
    <w:p w14:paraId="7B5970F5" w14:textId="77777777" w:rsidR="008B3CAA" w:rsidRDefault="008B3CAA"/>
    <w:p w14:paraId="314F6B07" w14:textId="77777777" w:rsidR="008B3CAA" w:rsidRDefault="008B3CAA"/>
    <w:p w14:paraId="4EC9C77B" w14:textId="77777777" w:rsidR="008B3CAA" w:rsidRDefault="008B3CAA"/>
    <w:p w14:paraId="2DF68EA7" w14:textId="77777777" w:rsidR="008B3CAA" w:rsidRDefault="008B3CAA"/>
    <w:p w14:paraId="66CB75C1" w14:textId="77777777" w:rsidR="008B3CAA" w:rsidRDefault="008B3CAA"/>
    <w:p w14:paraId="26716C32" w14:textId="77777777" w:rsidR="008B3CAA" w:rsidRDefault="008B3CAA"/>
    <w:p w14:paraId="68507009" w14:textId="77777777" w:rsidR="008B3CAA" w:rsidRDefault="008B3CAA"/>
    <w:p w14:paraId="70E6FA1C" w14:textId="77777777" w:rsidR="008B3CAA" w:rsidRDefault="008B3CAA"/>
    <w:p w14:paraId="6815F323" w14:textId="77777777" w:rsidR="008B3CAA" w:rsidRDefault="008B3CAA"/>
    <w:p w14:paraId="2D1D865E" w14:textId="77777777" w:rsidR="008B3CAA" w:rsidRDefault="008B3CAA"/>
    <w:p w14:paraId="60B89944" w14:textId="77777777" w:rsidR="008B3CAA" w:rsidRDefault="008B3CAA"/>
    <w:p w14:paraId="24DCACBB" w14:textId="77777777" w:rsidR="008B3CAA" w:rsidRDefault="008B3CAA"/>
    <w:p w14:paraId="40DB5268" w14:textId="77777777" w:rsidR="008B3CAA" w:rsidRDefault="008B3CAA"/>
    <w:p w14:paraId="38F53CC5" w14:textId="77777777" w:rsidR="008B3CAA" w:rsidRDefault="008B3CAA"/>
    <w:p w14:paraId="33291501" w14:textId="26F5F9B5" w:rsidR="008B3CAA" w:rsidRDefault="00000000">
      <w:r>
        <w:t>Autor:</w:t>
      </w:r>
      <w:sdt>
        <w:sdtPr>
          <w:tag w:val="goog_rdk_0"/>
          <w:id w:val="1886904504"/>
        </w:sdtPr>
        <w:sdtContent>
          <w:ins w:id="1" w:author="Lucie Beranová" w:date="2024-10-01T20:40:00Z">
            <w:r>
              <w:t xml:space="preserve"> </w:t>
            </w:r>
          </w:ins>
          <w:r w:rsidR="00A44783">
            <w:t>Zdeněk Dvořáček</w:t>
          </w:r>
        </w:sdtContent>
      </w:sdt>
    </w:p>
    <w:p w14:paraId="4A178D1F" w14:textId="478DA985" w:rsidR="008B3CAA" w:rsidRDefault="00000000">
      <w:r>
        <w:t>Datum:</w:t>
      </w:r>
      <w:r w:rsidR="00A44783">
        <w:t xml:space="preserve"> </w:t>
      </w:r>
      <w:r w:rsidR="00D1640A">
        <w:t>6</w:t>
      </w:r>
      <w:r w:rsidR="00A44783">
        <w:t>.10.2024</w:t>
      </w:r>
    </w:p>
    <w:p w14:paraId="048DBC3A" w14:textId="77777777" w:rsidR="008B3CAA" w:rsidRDefault="008B3CAA"/>
    <w:p w14:paraId="4C7AA801" w14:textId="77777777" w:rsidR="008B3CAA" w:rsidRDefault="008B3CAA"/>
    <w:p w14:paraId="188C0B47" w14:textId="77777777" w:rsidR="008B3CAA" w:rsidRDefault="00000000">
      <w:r>
        <w:t>OBSAH</w:t>
      </w:r>
    </w:p>
    <w:p w14:paraId="4F995F42" w14:textId="77777777" w:rsidR="008B3CAA" w:rsidRDefault="008B3CAA"/>
    <w:sdt>
      <w:sdtPr>
        <w:id w:val="1348759668"/>
        <w:docPartObj>
          <w:docPartGallery w:val="Table of Contents"/>
          <w:docPartUnique/>
        </w:docPartObj>
      </w:sdtPr>
      <w:sdtContent>
        <w:p w14:paraId="49E85738" w14:textId="77777777" w:rsidR="008B3CAA" w:rsidRDefault="00000000">
          <w:pPr>
            <w:widowControl w:val="0"/>
            <w:tabs>
              <w:tab w:val="right" w:pos="9025"/>
            </w:tabs>
            <w:spacing w:before="6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 w:rsidR="008B3CAA">
              <w:rPr>
                <w:b/>
                <w:color w:val="000000"/>
              </w:rPr>
              <w:t>ZADÁNÍ</w:t>
            </w:r>
            <w:r w:rsidR="008B3CAA"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7166DCED" w14:textId="77777777" w:rsidR="008B3CAA" w:rsidRDefault="008B3CAA">
          <w:pPr>
            <w:widowControl w:val="0"/>
            <w:tabs>
              <w:tab w:val="right" w:pos="9025"/>
            </w:tabs>
            <w:spacing w:before="60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TESTOVACÍ SCÉNÁŘE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_heading=h.2et92p0 \h </w:instrText>
          </w:r>
          <w:r w:rsidR="00000000">
            <w:fldChar w:fldCharType="separate"/>
          </w:r>
          <w:r w:rsidR="00000000">
            <w:rPr>
              <w:b/>
            </w:rPr>
            <w:t>4</w:t>
          </w:r>
          <w:r w:rsidR="00000000">
            <w:fldChar w:fldCharType="end"/>
          </w:r>
        </w:p>
        <w:p w14:paraId="12366B48" w14:textId="77777777" w:rsidR="008B3CAA" w:rsidRDefault="008B3CAA">
          <w:pPr>
            <w:widowControl w:val="0"/>
            <w:tabs>
              <w:tab w:val="right" w:pos="9025"/>
            </w:tabs>
            <w:spacing w:before="60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EXEKUCE  TESTŮ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_heading=h.tyjcwt \h </w:instrText>
          </w:r>
          <w:r w:rsidR="00000000">
            <w:fldChar w:fldCharType="separate"/>
          </w:r>
          <w:r w:rsidR="00000000">
            <w:rPr>
              <w:b/>
            </w:rPr>
            <w:t>5</w:t>
          </w:r>
          <w:r w:rsidR="00000000">
            <w:fldChar w:fldCharType="end"/>
          </w:r>
        </w:p>
        <w:p w14:paraId="4CBE744F" w14:textId="77777777" w:rsidR="008B3CAA" w:rsidRDefault="008B3CAA">
          <w:pPr>
            <w:widowControl w:val="0"/>
            <w:tabs>
              <w:tab w:val="right" w:pos="9025"/>
            </w:tabs>
            <w:spacing w:before="60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BUG REPORT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_heading=h.3dy6vkm \h </w:instrText>
          </w:r>
          <w:r w:rsidR="00000000">
            <w:fldChar w:fldCharType="separate"/>
          </w:r>
          <w:r w:rsidR="00000000">
            <w:rPr>
              <w:b/>
            </w:rPr>
            <w:t>5</w:t>
          </w:r>
          <w:r w:rsidR="00000000">
            <w:fldChar w:fldCharType="end"/>
          </w:r>
          <w:r w:rsidR="00000000">
            <w:fldChar w:fldCharType="end"/>
          </w:r>
        </w:p>
      </w:sdtContent>
    </w:sdt>
    <w:p w14:paraId="4180DBA8" w14:textId="77777777" w:rsidR="008B3CAA" w:rsidRDefault="008B3CAA"/>
    <w:p w14:paraId="07779786" w14:textId="77777777" w:rsidR="008B3CAA" w:rsidRDefault="008B3CAA"/>
    <w:p w14:paraId="11FC9AD7" w14:textId="77777777" w:rsidR="008B3CAA" w:rsidRDefault="008B3CAA"/>
    <w:p w14:paraId="22CCF58F" w14:textId="77777777" w:rsidR="008B3CAA" w:rsidRDefault="008B3CAA"/>
    <w:p w14:paraId="2BF5456B" w14:textId="77777777" w:rsidR="008B3CAA" w:rsidRDefault="008B3CAA"/>
    <w:p w14:paraId="7B74E4DF" w14:textId="77777777" w:rsidR="008B3CAA" w:rsidRDefault="008B3CAA"/>
    <w:p w14:paraId="4E7D3865" w14:textId="77777777" w:rsidR="008B3CAA" w:rsidRDefault="008B3CAA"/>
    <w:p w14:paraId="34E95E6C" w14:textId="77777777" w:rsidR="008B3CAA" w:rsidRDefault="008B3CAA"/>
    <w:p w14:paraId="77D82601" w14:textId="77777777" w:rsidR="008B3CAA" w:rsidRDefault="008B3CAA"/>
    <w:p w14:paraId="3A36ED39" w14:textId="77777777" w:rsidR="008B3CAA" w:rsidRDefault="008B3CAA"/>
    <w:p w14:paraId="68377D18" w14:textId="77777777" w:rsidR="008B3CAA" w:rsidRDefault="008B3CAA"/>
    <w:p w14:paraId="33C6F64F" w14:textId="77777777" w:rsidR="008B3CAA" w:rsidRDefault="008B3CAA"/>
    <w:p w14:paraId="72E40073" w14:textId="77777777" w:rsidR="008B3CAA" w:rsidRDefault="008B3CAA"/>
    <w:p w14:paraId="2FF22E1F" w14:textId="77777777" w:rsidR="008B3CAA" w:rsidRDefault="008B3CAA"/>
    <w:p w14:paraId="78E015ED" w14:textId="77777777" w:rsidR="008B3CAA" w:rsidRDefault="008B3CAA"/>
    <w:p w14:paraId="47B62DEB" w14:textId="77777777" w:rsidR="008B3CAA" w:rsidRDefault="008B3CAA"/>
    <w:p w14:paraId="330C5DEC" w14:textId="77777777" w:rsidR="008B3CAA" w:rsidRDefault="00000000">
      <w:r>
        <w:br w:type="page"/>
      </w:r>
    </w:p>
    <w:p w14:paraId="7C7C007F" w14:textId="77777777" w:rsidR="008B3CAA" w:rsidRDefault="00000000">
      <w:pPr>
        <w:pStyle w:val="Nadpis1"/>
      </w:pPr>
      <w:bookmarkStart w:id="2" w:name="_heading=h.30j0zll" w:colFirst="0" w:colLast="0"/>
      <w:bookmarkEnd w:id="2"/>
      <w:r>
        <w:lastRenderedPageBreak/>
        <w:t>ZADÁNÍ</w:t>
      </w:r>
    </w:p>
    <w:p w14:paraId="3C2BF934" w14:textId="77777777" w:rsidR="008B3CA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Cílem finálního projektu je otestovat funkčnost aplikace, která slouží k manipulaci s daty o studentech. Aplikace má rozhraní REST-API, které umožňuje vytvoření, smazání a získání dat..</w:t>
      </w:r>
      <w:r>
        <w:rPr>
          <w:rFonts w:ascii="Roboto" w:eastAsia="Roboto" w:hAnsi="Roboto" w:cs="Roboto"/>
        </w:rPr>
        <w:br/>
      </w:r>
    </w:p>
    <w:p w14:paraId="7E041D79" w14:textId="77777777" w:rsidR="008B3CAA" w:rsidRDefault="00000000">
      <w:pPr>
        <w:pStyle w:val="Nadpis2"/>
      </w:pPr>
      <w:bookmarkStart w:id="3" w:name="_heading=h.1fob9te" w:colFirst="0" w:colLast="0"/>
      <w:bookmarkEnd w:id="3"/>
      <w:r>
        <w:t>Přístupové údaje:</w:t>
      </w:r>
    </w:p>
    <w:p w14:paraId="7EEBA623" w14:textId="77777777" w:rsidR="008B3CAA" w:rsidRDefault="008B3CAA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B3CAA" w14:paraId="1466965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17E3C" w14:textId="77777777" w:rsidR="008B3CAA" w:rsidRDefault="00000000">
            <w:r>
              <w:t>Databáze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7E78" w14:textId="3A08A583" w:rsidR="008B3C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white"/>
              </w:rPr>
            </w:pPr>
            <w:r>
              <w:t xml:space="preserve">database: </w:t>
            </w:r>
            <w:proofErr w:type="spellStart"/>
            <w:r>
              <w:t>qa_demo</w:t>
            </w:r>
            <w:proofErr w:type="spellEnd"/>
            <w:r>
              <w:br/>
              <w:t xml:space="preserve">Host: </w:t>
            </w:r>
            <w:proofErr w:type="spellStart"/>
            <w:proofErr w:type="gramStart"/>
            <w:r>
              <w:t>aws.connect</w:t>
            </w:r>
            <w:proofErr w:type="gramEnd"/>
            <w:r>
              <w:t>.psdb.cloud</w:t>
            </w:r>
            <w:proofErr w:type="spellEnd"/>
            <w:r>
              <w:br/>
            </w:r>
            <w:proofErr w:type="spellStart"/>
            <w:r>
              <w:t>Username</w:t>
            </w:r>
            <w:proofErr w:type="spellEnd"/>
            <w:r>
              <w:t xml:space="preserve">: </w:t>
            </w:r>
            <w:r w:rsidR="00062F19">
              <w:t>*****</w:t>
            </w:r>
          </w:p>
          <w:p w14:paraId="10547DB1" w14:textId="242BE688" w:rsidR="008B3C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Password</w:t>
            </w:r>
            <w:proofErr w:type="spellEnd"/>
            <w:r>
              <w:t xml:space="preserve">: </w:t>
            </w:r>
            <w:r w:rsidR="00062F19">
              <w:t>****</w:t>
            </w:r>
          </w:p>
        </w:tc>
      </w:tr>
      <w:tr w:rsidR="008B3CAA" w14:paraId="45E2DFD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536F" w14:textId="77777777" w:rsidR="008B3C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9C44" w14:textId="77777777" w:rsidR="008B3CAA" w:rsidRDefault="00000000">
            <w:r>
              <w:t>http://108.143.193.45:8080/api/v1/students/</w:t>
            </w:r>
          </w:p>
        </w:tc>
      </w:tr>
    </w:tbl>
    <w:p w14:paraId="2BB19D10" w14:textId="77777777" w:rsidR="008B3CAA" w:rsidRDefault="008B3CAA"/>
    <w:p w14:paraId="57E32882" w14:textId="77777777" w:rsidR="008B3CAA" w:rsidRDefault="00000000">
      <w:pPr>
        <w:pStyle w:val="Nadpis2"/>
      </w:pPr>
      <w:bookmarkStart w:id="4" w:name="_heading=h.3znysh7" w:colFirst="0" w:colLast="0"/>
      <w:bookmarkEnd w:id="4"/>
      <w:r>
        <w:t>Poznámky:</w:t>
      </w:r>
    </w:p>
    <w:p w14:paraId="4095D7D2" w14:textId="77777777" w:rsidR="008B3CAA" w:rsidRDefault="00000000">
      <w:r>
        <w:t>Nezapomeňte, že v IT se data musí někde uložit a poté získat. Proto ověřte, že data jsou správně uložena a získávána z databáze.</w:t>
      </w:r>
    </w:p>
    <w:sdt>
      <w:sdtPr>
        <w:tag w:val="goog_rdk_1"/>
        <w:id w:val="1569154048"/>
      </w:sdtPr>
      <w:sdtContent>
        <w:p w14:paraId="4F856FE6" w14:textId="77777777" w:rsidR="008B3CAA" w:rsidRDefault="00000000">
          <w:pPr>
            <w:rPr>
              <w:ins w:id="5" w:author=""/>
            </w:rPr>
          </w:pPr>
          <w:r>
            <w:t>Nezapomeňte do testovacích scénářů uvést testovací data, očekávaný výsledek včetně těla odpovědi a stavových kódů.</w:t>
          </w:r>
        </w:p>
      </w:sdtContent>
    </w:sdt>
    <w:p w14:paraId="4D22B7E0" w14:textId="77777777" w:rsidR="008B3CAA" w:rsidRDefault="008B3CAA"/>
    <w:p w14:paraId="47F4E6BD" w14:textId="77777777" w:rsidR="008B3CAA" w:rsidRDefault="00000000">
      <w:pPr>
        <w:rPr>
          <w:rFonts w:ascii="Roboto" w:eastAsia="Roboto" w:hAnsi="Roboto" w:cs="Roboto"/>
          <w:color w:val="ECECEC"/>
          <w:shd w:val="clear" w:color="auto" w:fill="212121"/>
        </w:rPr>
      </w:pPr>
      <w:ins w:id="6" w:author="">
        <w:r>
          <w:t>:</w:t>
        </w:r>
      </w:ins>
    </w:p>
    <w:p w14:paraId="1944BCC0" w14:textId="77777777" w:rsidR="008B3CAA" w:rsidRDefault="008B3CAA"/>
    <w:p w14:paraId="7D09CE4A" w14:textId="77777777" w:rsidR="008B3CAA" w:rsidRDefault="008B3CAA">
      <w:pPr>
        <w:rPr>
          <w:rFonts w:ascii="Roboto" w:eastAsia="Roboto" w:hAnsi="Roboto" w:cs="Roboto"/>
        </w:rPr>
      </w:pPr>
    </w:p>
    <w:p w14:paraId="7C3BE417" w14:textId="77777777" w:rsidR="008B3CAA" w:rsidRDefault="00000000">
      <w:r>
        <w:br w:type="page"/>
      </w:r>
    </w:p>
    <w:p w14:paraId="20AA4643" w14:textId="77777777" w:rsidR="008B3CAA" w:rsidRDefault="008B3CAA"/>
    <w:p w14:paraId="3F562E37" w14:textId="77777777" w:rsidR="008B3CAA" w:rsidRDefault="008B3CAA"/>
    <w:p w14:paraId="6837BE75" w14:textId="64BBF2B5" w:rsidR="008B3CAA" w:rsidRDefault="00000000">
      <w:pPr>
        <w:pStyle w:val="Nadpis1"/>
      </w:pPr>
      <w:bookmarkStart w:id="7" w:name="_heading=h.2et92p0" w:colFirst="0" w:colLast="0"/>
      <w:bookmarkEnd w:id="7"/>
      <w:r>
        <w:t>TESTOVACÍ SCÉNÁŘ</w:t>
      </w:r>
      <w:r w:rsidR="00631A3A">
        <w:t xml:space="preserve"> GET č.1</w:t>
      </w:r>
    </w:p>
    <w:p w14:paraId="3D927D79" w14:textId="599D3004" w:rsidR="008B3CAA" w:rsidRDefault="008B3CAA">
      <w:pPr>
        <w:rPr>
          <w:rFonts w:ascii="Roboto" w:eastAsia="Roboto" w:hAnsi="Roboto" w:cs="Roboto"/>
          <w:i/>
        </w:rPr>
      </w:pPr>
    </w:p>
    <w:p w14:paraId="6E21B67E" w14:textId="60EA8892" w:rsidR="00A44783" w:rsidRDefault="00A44783" w:rsidP="00A44783">
      <w:pPr>
        <w:pStyle w:val="Odstavecseseznamem"/>
        <w:numPr>
          <w:ilvl w:val="0"/>
          <w:numId w:val="1"/>
        </w:numPr>
        <w:rPr>
          <w:rFonts w:ascii="Roboto" w:eastAsia="Roboto" w:hAnsi="Roboto" w:cs="Roboto"/>
          <w:iCs/>
        </w:rPr>
      </w:pPr>
      <w:r w:rsidRPr="00A44783">
        <w:rPr>
          <w:rFonts w:ascii="Roboto" w:eastAsia="Roboto" w:hAnsi="Roboto" w:cs="Roboto"/>
          <w:iCs/>
        </w:rPr>
        <w:t>Testovací scénář GET</w:t>
      </w:r>
    </w:p>
    <w:p w14:paraId="08D2539E" w14:textId="6489F181" w:rsidR="00A44783" w:rsidRDefault="00E7684D" w:rsidP="00A44783">
      <w:pPr>
        <w:pStyle w:val="Odstavecseseznamem"/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Abstract</w:t>
      </w:r>
      <w:proofErr w:type="spellEnd"/>
      <w:r>
        <w:rPr>
          <w:rFonts w:ascii="Roboto" w:eastAsia="Roboto" w:hAnsi="Roboto" w:cs="Roboto"/>
          <w:iCs/>
        </w:rPr>
        <w:t xml:space="preserve">: </w:t>
      </w:r>
      <w:proofErr w:type="spellStart"/>
      <w:r>
        <w:rPr>
          <w:rFonts w:ascii="Roboto" w:eastAsia="Roboto" w:hAnsi="Roboto" w:cs="Roboto"/>
          <w:iCs/>
        </w:rPr>
        <w:t>Get</w:t>
      </w:r>
      <w:proofErr w:type="spellEnd"/>
      <w:r>
        <w:rPr>
          <w:rFonts w:ascii="Roboto" w:eastAsia="Roboto" w:hAnsi="Roboto" w:cs="Roboto"/>
          <w:iCs/>
        </w:rPr>
        <w:t xml:space="preserve"> data </w:t>
      </w:r>
      <w:proofErr w:type="spellStart"/>
      <w:r>
        <w:rPr>
          <w:rFonts w:ascii="Roboto" w:eastAsia="Roboto" w:hAnsi="Roboto" w:cs="Roboto"/>
          <w:iCs/>
        </w:rPr>
        <w:t>about</w:t>
      </w:r>
      <w:proofErr w:type="spellEnd"/>
      <w:r>
        <w:rPr>
          <w:rFonts w:ascii="Roboto" w:eastAsia="Roboto" w:hAnsi="Roboto" w:cs="Roboto"/>
          <w:iCs/>
        </w:rPr>
        <w:t xml:space="preserve"> </w:t>
      </w:r>
      <w:proofErr w:type="spellStart"/>
      <w:r>
        <w:rPr>
          <w:rFonts w:ascii="Roboto" w:eastAsia="Roboto" w:hAnsi="Roboto" w:cs="Roboto"/>
          <w:iCs/>
        </w:rPr>
        <w:t>existing</w:t>
      </w:r>
      <w:proofErr w:type="spellEnd"/>
      <w:r>
        <w:rPr>
          <w:rFonts w:ascii="Roboto" w:eastAsia="Roboto" w:hAnsi="Roboto" w:cs="Roboto"/>
          <w:iCs/>
        </w:rPr>
        <w:t xml:space="preserve"> student</w:t>
      </w:r>
    </w:p>
    <w:p w14:paraId="53F5EDE8" w14:textId="77777777" w:rsidR="00E7684D" w:rsidRDefault="00E7684D" w:rsidP="00A44783">
      <w:pPr>
        <w:pStyle w:val="Odstavecseseznamem"/>
        <w:rPr>
          <w:rFonts w:ascii="Roboto" w:eastAsia="Roboto" w:hAnsi="Roboto" w:cs="Roboto"/>
          <w:iCs/>
        </w:rPr>
      </w:pPr>
    </w:p>
    <w:p w14:paraId="1F4B1B58" w14:textId="77777777" w:rsidR="00A44783" w:rsidRDefault="00A44783" w:rsidP="00A44783">
      <w:pPr>
        <w:ind w:left="360"/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Test data </w:t>
      </w:r>
      <w:proofErr w:type="spellStart"/>
      <w:r>
        <w:rPr>
          <w:rFonts w:ascii="Roboto" w:eastAsia="Roboto" w:hAnsi="Roboto" w:cs="Roboto"/>
          <w:iCs/>
        </w:rPr>
        <w:t>preparation</w:t>
      </w:r>
      <w:proofErr w:type="spellEnd"/>
      <w:r>
        <w:rPr>
          <w:rFonts w:ascii="Roboto" w:eastAsia="Roboto" w:hAnsi="Roboto" w:cs="Roboto"/>
          <w:iCs/>
        </w:rPr>
        <w:t xml:space="preserve"> – </w:t>
      </w:r>
      <w:proofErr w:type="spellStart"/>
      <w:r>
        <w:rPr>
          <w:rFonts w:ascii="Roboto" w:eastAsia="Roboto" w:hAnsi="Roboto" w:cs="Roboto"/>
          <w:iCs/>
        </w:rPr>
        <w:t>existing</w:t>
      </w:r>
      <w:proofErr w:type="spellEnd"/>
      <w:r>
        <w:rPr>
          <w:rFonts w:ascii="Roboto" w:eastAsia="Roboto" w:hAnsi="Roboto" w:cs="Roboto"/>
          <w:iCs/>
        </w:rPr>
        <w:t xml:space="preserve"> student id=367 </w:t>
      </w:r>
    </w:p>
    <w:p w14:paraId="18CA3FDE" w14:textId="77777777" w:rsidR="00A44783" w:rsidRDefault="00A44783" w:rsidP="00A44783">
      <w:pPr>
        <w:ind w:left="360"/>
        <w:rPr>
          <w:rFonts w:ascii="Roboto" w:eastAsia="Roboto" w:hAnsi="Roboto" w:cs="Roboto"/>
          <w:iCs/>
        </w:rPr>
      </w:pPr>
    </w:p>
    <w:p w14:paraId="37F0EBAE" w14:textId="41B386E7" w:rsidR="00A44783" w:rsidRDefault="00A44783" w:rsidP="00A44783">
      <w:pPr>
        <w:ind w:left="360"/>
        <w:rPr>
          <w:rFonts w:ascii="Roboto" w:eastAsia="Roboto" w:hAnsi="Roboto" w:cs="Roboto"/>
          <w:iCs/>
        </w:rPr>
      </w:pPr>
      <w:proofErr w:type="spellStart"/>
      <w:r w:rsidRPr="00A44783">
        <w:rPr>
          <w:rFonts w:ascii="Roboto" w:eastAsia="Roboto" w:hAnsi="Roboto" w:cs="Roboto"/>
          <w:iCs/>
        </w:rPr>
        <w:t>select</w:t>
      </w:r>
      <w:proofErr w:type="spellEnd"/>
      <w:r w:rsidRPr="00A44783">
        <w:rPr>
          <w:rFonts w:ascii="Roboto" w:eastAsia="Roboto" w:hAnsi="Roboto" w:cs="Roboto"/>
          <w:iCs/>
        </w:rPr>
        <w:t xml:space="preserve"> * FROM student </w:t>
      </w:r>
      <w:proofErr w:type="spellStart"/>
      <w:r w:rsidRPr="00A44783">
        <w:rPr>
          <w:rFonts w:ascii="Roboto" w:eastAsia="Roboto" w:hAnsi="Roboto" w:cs="Roboto"/>
          <w:iCs/>
        </w:rPr>
        <w:t>where</w:t>
      </w:r>
      <w:proofErr w:type="spellEnd"/>
      <w:r w:rsidRPr="00A44783">
        <w:rPr>
          <w:rFonts w:ascii="Roboto" w:eastAsia="Roboto" w:hAnsi="Roboto" w:cs="Roboto"/>
          <w:iCs/>
        </w:rPr>
        <w:t xml:space="preserve"> id=367;</w:t>
      </w:r>
    </w:p>
    <w:p w14:paraId="7837ED64" w14:textId="77777777" w:rsidR="00A44783" w:rsidRDefault="00A44783" w:rsidP="00A44783">
      <w:pPr>
        <w:ind w:left="360"/>
        <w:rPr>
          <w:rFonts w:ascii="Roboto" w:eastAsia="Roboto" w:hAnsi="Roboto" w:cs="Roboto"/>
          <w:i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81"/>
      </w:tblGrid>
      <w:tr w:rsidR="00A44783" w:rsidRPr="00A44783" w14:paraId="0D7785FE" w14:textId="77777777" w:rsidTr="00A44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B1C31" w14:textId="77777777" w:rsidR="00A44783" w:rsidRPr="00A44783" w:rsidRDefault="00A44783" w:rsidP="00A44783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1EE5764B" w14:textId="77777777" w:rsidR="00A44783" w:rsidRPr="00A44783" w:rsidRDefault="00A44783" w:rsidP="00A44783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63F7E3B3" w14:textId="77777777" w:rsidR="00A44783" w:rsidRPr="00A44783" w:rsidRDefault="00A44783" w:rsidP="00A44783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37E73CAB" w14:textId="77777777" w:rsidR="00A44783" w:rsidRPr="00A44783" w:rsidRDefault="00A44783" w:rsidP="00A44783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3D0F4284" w14:textId="77777777" w:rsidR="00A44783" w:rsidRPr="00A44783" w:rsidRDefault="00A44783" w:rsidP="00A44783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</w:tr>
    </w:tbl>
    <w:p w14:paraId="0F1F9E3D" w14:textId="77777777" w:rsidR="00A44783" w:rsidRPr="00A44783" w:rsidRDefault="00A44783" w:rsidP="00A44783">
      <w:pPr>
        <w:ind w:left="360"/>
        <w:rPr>
          <w:rFonts w:ascii="Roboto" w:eastAsia="Roboto" w:hAnsi="Roboto" w:cs="Roboto"/>
          <w:iCs/>
        </w:rPr>
      </w:pPr>
      <w:r w:rsidRPr="00A44783">
        <w:rPr>
          <w:rFonts w:ascii="Roboto" w:eastAsia="Roboto" w:hAnsi="Roboto" w:cs="Roboto"/>
          <w:iCs/>
        </w:rPr>
        <w:t xml:space="preserve"># id, </w:t>
      </w:r>
      <w:proofErr w:type="spellStart"/>
      <w:r w:rsidRPr="00A44783">
        <w:rPr>
          <w:rFonts w:ascii="Roboto" w:eastAsia="Roboto" w:hAnsi="Roboto" w:cs="Roboto"/>
          <w:iCs/>
        </w:rPr>
        <w:t>age</w:t>
      </w:r>
      <w:proofErr w:type="spellEnd"/>
      <w:r w:rsidRPr="00A44783">
        <w:rPr>
          <w:rFonts w:ascii="Roboto" w:eastAsia="Roboto" w:hAnsi="Roboto" w:cs="Roboto"/>
          <w:iCs/>
        </w:rPr>
        <w:t xml:space="preserve">, email, </w:t>
      </w:r>
      <w:proofErr w:type="spellStart"/>
      <w:r w:rsidRPr="00A44783">
        <w:rPr>
          <w:rFonts w:ascii="Roboto" w:eastAsia="Roboto" w:hAnsi="Roboto" w:cs="Roboto"/>
          <w:iCs/>
        </w:rPr>
        <w:t>first_name</w:t>
      </w:r>
      <w:proofErr w:type="spellEnd"/>
      <w:r w:rsidRPr="00A44783">
        <w:rPr>
          <w:rFonts w:ascii="Roboto" w:eastAsia="Roboto" w:hAnsi="Roboto" w:cs="Roboto"/>
          <w:iCs/>
        </w:rPr>
        <w:t xml:space="preserve">, </w:t>
      </w:r>
      <w:proofErr w:type="spellStart"/>
      <w:r w:rsidRPr="00A44783">
        <w:rPr>
          <w:rFonts w:ascii="Roboto" w:eastAsia="Roboto" w:hAnsi="Roboto" w:cs="Roboto"/>
          <w:iCs/>
        </w:rPr>
        <w:t>last_name</w:t>
      </w:r>
      <w:proofErr w:type="spellEnd"/>
    </w:p>
    <w:p w14:paraId="18A36C9D" w14:textId="4B063698" w:rsidR="00A44783" w:rsidRDefault="00A44783" w:rsidP="00A44783">
      <w:pPr>
        <w:ind w:left="360"/>
        <w:rPr>
          <w:rFonts w:ascii="Roboto" w:eastAsia="Roboto" w:hAnsi="Roboto" w:cs="Roboto"/>
          <w:iCs/>
        </w:rPr>
      </w:pPr>
      <w:r w:rsidRPr="00A44783">
        <w:rPr>
          <w:rFonts w:ascii="Roboto" w:eastAsia="Roboto" w:hAnsi="Roboto" w:cs="Roboto"/>
          <w:iCs/>
        </w:rPr>
        <w:t>'367', '80', 'alfred@mail.com', '</w:t>
      </w:r>
      <w:proofErr w:type="spellStart"/>
      <w:r w:rsidRPr="00A44783">
        <w:rPr>
          <w:rFonts w:ascii="Roboto" w:eastAsia="Roboto" w:hAnsi="Roboto" w:cs="Roboto"/>
          <w:iCs/>
        </w:rPr>
        <w:t>alfred</w:t>
      </w:r>
      <w:proofErr w:type="spellEnd"/>
      <w:r w:rsidRPr="00A44783">
        <w:rPr>
          <w:rFonts w:ascii="Roboto" w:eastAsia="Roboto" w:hAnsi="Roboto" w:cs="Roboto"/>
          <w:iCs/>
        </w:rPr>
        <w:t>', 'HIW'</w:t>
      </w:r>
    </w:p>
    <w:p w14:paraId="420A2116" w14:textId="77777777" w:rsidR="00A44783" w:rsidRDefault="00A44783" w:rsidP="00A44783">
      <w:pPr>
        <w:ind w:left="360"/>
        <w:rPr>
          <w:rFonts w:ascii="Roboto" w:eastAsia="Roboto" w:hAnsi="Roboto" w:cs="Roboto"/>
          <w:iCs/>
        </w:rPr>
      </w:pPr>
    </w:p>
    <w:p w14:paraId="4993EEA5" w14:textId="4EA7B995" w:rsidR="00A44783" w:rsidRDefault="00A44783" w:rsidP="00A44783">
      <w:pPr>
        <w:ind w:left="360"/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Steps</w:t>
      </w:r>
      <w:proofErr w:type="spellEnd"/>
      <w:r>
        <w:rPr>
          <w:rFonts w:ascii="Roboto" w:eastAsia="Roboto" w:hAnsi="Roboto" w:cs="Roboto"/>
          <w:iCs/>
        </w:rPr>
        <w:t>:</w:t>
      </w:r>
    </w:p>
    <w:p w14:paraId="009A8020" w14:textId="41F776DC" w:rsidR="00A44783" w:rsidRDefault="00A44783" w:rsidP="00A44783">
      <w:pPr>
        <w:pStyle w:val="Odstavecseseznamem"/>
        <w:numPr>
          <w:ilvl w:val="0"/>
          <w:numId w:val="2"/>
        </w:numPr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GET </w:t>
      </w:r>
      <w:hyperlink r:id="rId9" w:history="1">
        <w:r w:rsidRPr="004C4F1D">
          <w:rPr>
            <w:rStyle w:val="Hypertextovodkaz"/>
            <w:rFonts w:ascii="Roboto" w:eastAsia="Roboto" w:hAnsi="Roboto" w:cs="Roboto"/>
            <w:iCs/>
          </w:rPr>
          <w:t>http://108.143.193.45:8080/api/v1/students/367</w:t>
        </w:r>
      </w:hyperlink>
    </w:p>
    <w:p w14:paraId="5B40F92D" w14:textId="28F254B0" w:rsidR="00E7684D" w:rsidRDefault="00E7684D" w:rsidP="00A44783">
      <w:pPr>
        <w:pStyle w:val="Odstavecseseznamem"/>
        <w:numPr>
          <w:ilvl w:val="0"/>
          <w:numId w:val="2"/>
        </w:numPr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Press</w:t>
      </w:r>
      <w:proofErr w:type="spellEnd"/>
      <w:r>
        <w:rPr>
          <w:rFonts w:ascii="Roboto" w:eastAsia="Roboto" w:hAnsi="Roboto" w:cs="Roboto"/>
          <w:iCs/>
        </w:rPr>
        <w:t xml:space="preserve"> </w:t>
      </w:r>
      <w:proofErr w:type="spellStart"/>
      <w:r>
        <w:rPr>
          <w:rFonts w:ascii="Roboto" w:eastAsia="Roboto" w:hAnsi="Roboto" w:cs="Roboto"/>
          <w:iCs/>
        </w:rPr>
        <w:t>send</w:t>
      </w:r>
      <w:proofErr w:type="spellEnd"/>
      <w:r>
        <w:rPr>
          <w:rFonts w:ascii="Roboto" w:eastAsia="Roboto" w:hAnsi="Roboto" w:cs="Roboto"/>
          <w:iCs/>
        </w:rPr>
        <w:t xml:space="preserve"> </w:t>
      </w:r>
      <w:proofErr w:type="spellStart"/>
      <w:r>
        <w:rPr>
          <w:rFonts w:ascii="Roboto" w:eastAsia="Roboto" w:hAnsi="Roboto" w:cs="Roboto"/>
          <w:iCs/>
        </w:rPr>
        <w:t>button</w:t>
      </w:r>
      <w:proofErr w:type="spellEnd"/>
    </w:p>
    <w:p w14:paraId="50FC2977" w14:textId="77777777" w:rsidR="00A44783" w:rsidRDefault="00A44783" w:rsidP="00A44783">
      <w:pPr>
        <w:rPr>
          <w:rFonts w:ascii="Roboto" w:eastAsia="Roboto" w:hAnsi="Roboto" w:cs="Roboto"/>
          <w:iCs/>
        </w:rPr>
      </w:pPr>
    </w:p>
    <w:p w14:paraId="6AA6FF7C" w14:textId="6D01E4F9" w:rsidR="00A44783" w:rsidRDefault="00A44783" w:rsidP="00A44783">
      <w:pPr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Expected</w:t>
      </w:r>
      <w:proofErr w:type="spellEnd"/>
      <w:r>
        <w:rPr>
          <w:rFonts w:ascii="Roboto" w:eastAsia="Roboto" w:hAnsi="Roboto" w:cs="Roboto"/>
          <w:iCs/>
        </w:rPr>
        <w:t xml:space="preserve"> </w:t>
      </w:r>
      <w:proofErr w:type="spellStart"/>
      <w:r>
        <w:rPr>
          <w:rFonts w:ascii="Roboto" w:eastAsia="Roboto" w:hAnsi="Roboto" w:cs="Roboto"/>
          <w:iCs/>
        </w:rPr>
        <w:t>Result</w:t>
      </w:r>
      <w:proofErr w:type="spellEnd"/>
      <w:r>
        <w:rPr>
          <w:rFonts w:ascii="Roboto" w:eastAsia="Roboto" w:hAnsi="Roboto" w:cs="Roboto"/>
          <w:iCs/>
        </w:rPr>
        <w:t>:</w:t>
      </w:r>
    </w:p>
    <w:p w14:paraId="0A376F13" w14:textId="33477CCC" w:rsidR="00A44783" w:rsidRDefault="00A44783" w:rsidP="00A44783">
      <w:pPr>
        <w:pStyle w:val="Odstavecseseznamem"/>
        <w:numPr>
          <w:ilvl w:val="0"/>
          <w:numId w:val="3"/>
        </w:numPr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>Status CODE 200 OK</w:t>
      </w:r>
    </w:p>
    <w:p w14:paraId="51CFA7B0" w14:textId="28DC2827" w:rsidR="00E7684D" w:rsidRDefault="00E7684D" w:rsidP="00E7684D">
      <w:pPr>
        <w:pStyle w:val="Odstavecseseznamem"/>
        <w:numPr>
          <w:ilvl w:val="0"/>
          <w:numId w:val="3"/>
        </w:numPr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Response </w:t>
      </w:r>
    </w:p>
    <w:p w14:paraId="34C6D512" w14:textId="77777777" w:rsidR="00E7684D" w:rsidRPr="00E7684D" w:rsidRDefault="00E7684D" w:rsidP="00E7684D">
      <w:pPr>
        <w:rPr>
          <w:rFonts w:ascii="Roboto" w:eastAsia="Roboto" w:hAnsi="Roboto" w:cs="Roboto"/>
          <w:iCs/>
          <w:lang w:val="sk"/>
        </w:rPr>
      </w:pPr>
      <w:r w:rsidRPr="00E7684D">
        <w:rPr>
          <w:rFonts w:ascii="Roboto" w:eastAsia="Roboto" w:hAnsi="Roboto" w:cs="Roboto"/>
          <w:iCs/>
          <w:lang w:val="sk"/>
        </w:rPr>
        <w:t>{</w:t>
      </w:r>
    </w:p>
    <w:p w14:paraId="4AE8D420" w14:textId="77777777" w:rsidR="00E7684D" w:rsidRPr="00E7684D" w:rsidRDefault="00E7684D" w:rsidP="00E7684D">
      <w:pPr>
        <w:rPr>
          <w:rFonts w:ascii="Roboto" w:eastAsia="Roboto" w:hAnsi="Roboto" w:cs="Roboto"/>
          <w:iCs/>
          <w:lang w:val="sk"/>
        </w:rPr>
      </w:pPr>
      <w:r w:rsidRPr="00E7684D">
        <w:rPr>
          <w:rFonts w:ascii="Roboto" w:eastAsia="Roboto" w:hAnsi="Roboto" w:cs="Roboto"/>
          <w:iCs/>
          <w:lang w:val="sk"/>
        </w:rPr>
        <w:t>    "id": 367,</w:t>
      </w:r>
    </w:p>
    <w:p w14:paraId="611EBF7E" w14:textId="77777777" w:rsidR="00E7684D" w:rsidRPr="00E7684D" w:rsidRDefault="00E7684D" w:rsidP="00E7684D">
      <w:pPr>
        <w:rPr>
          <w:rFonts w:ascii="Roboto" w:eastAsia="Roboto" w:hAnsi="Roboto" w:cs="Roboto"/>
          <w:iCs/>
          <w:lang w:val="sk"/>
        </w:rPr>
      </w:pPr>
      <w:r w:rsidRPr="00E7684D">
        <w:rPr>
          <w:rFonts w:ascii="Roboto" w:eastAsia="Roboto" w:hAnsi="Roboto" w:cs="Roboto"/>
          <w:iCs/>
          <w:lang w:val="sk"/>
        </w:rPr>
        <w:t>    "</w:t>
      </w:r>
      <w:proofErr w:type="spellStart"/>
      <w:r w:rsidRPr="00E7684D">
        <w:rPr>
          <w:rFonts w:ascii="Roboto" w:eastAsia="Roboto" w:hAnsi="Roboto" w:cs="Roboto"/>
          <w:iCs/>
          <w:lang w:val="sk"/>
        </w:rPr>
        <w:t>firstName</w:t>
      </w:r>
      <w:proofErr w:type="spellEnd"/>
      <w:r w:rsidRPr="00E7684D">
        <w:rPr>
          <w:rFonts w:ascii="Roboto" w:eastAsia="Roboto" w:hAnsi="Roboto" w:cs="Roboto"/>
          <w:iCs/>
          <w:lang w:val="sk"/>
        </w:rPr>
        <w:t>": "</w:t>
      </w:r>
      <w:proofErr w:type="spellStart"/>
      <w:r w:rsidRPr="00E7684D">
        <w:rPr>
          <w:rFonts w:ascii="Roboto" w:eastAsia="Roboto" w:hAnsi="Roboto" w:cs="Roboto"/>
          <w:iCs/>
          <w:lang w:val="sk"/>
        </w:rPr>
        <w:t>alfred</w:t>
      </w:r>
      <w:proofErr w:type="spellEnd"/>
      <w:r w:rsidRPr="00E7684D">
        <w:rPr>
          <w:rFonts w:ascii="Roboto" w:eastAsia="Roboto" w:hAnsi="Roboto" w:cs="Roboto"/>
          <w:iCs/>
          <w:lang w:val="sk"/>
        </w:rPr>
        <w:t>",</w:t>
      </w:r>
    </w:p>
    <w:p w14:paraId="73A525E1" w14:textId="77777777" w:rsidR="00E7684D" w:rsidRPr="00E7684D" w:rsidRDefault="00E7684D" w:rsidP="00E7684D">
      <w:pPr>
        <w:rPr>
          <w:rFonts w:ascii="Roboto" w:eastAsia="Roboto" w:hAnsi="Roboto" w:cs="Roboto"/>
          <w:iCs/>
          <w:lang w:val="sk"/>
        </w:rPr>
      </w:pPr>
      <w:r w:rsidRPr="00E7684D">
        <w:rPr>
          <w:rFonts w:ascii="Roboto" w:eastAsia="Roboto" w:hAnsi="Roboto" w:cs="Roboto"/>
          <w:iCs/>
          <w:lang w:val="sk"/>
        </w:rPr>
        <w:t>    "</w:t>
      </w:r>
      <w:proofErr w:type="spellStart"/>
      <w:r w:rsidRPr="00E7684D">
        <w:rPr>
          <w:rFonts w:ascii="Roboto" w:eastAsia="Roboto" w:hAnsi="Roboto" w:cs="Roboto"/>
          <w:iCs/>
          <w:lang w:val="sk"/>
        </w:rPr>
        <w:t>lastName</w:t>
      </w:r>
      <w:proofErr w:type="spellEnd"/>
      <w:r w:rsidRPr="00E7684D">
        <w:rPr>
          <w:rFonts w:ascii="Roboto" w:eastAsia="Roboto" w:hAnsi="Roboto" w:cs="Roboto"/>
          <w:iCs/>
          <w:lang w:val="sk"/>
        </w:rPr>
        <w:t>": "HIW",</w:t>
      </w:r>
    </w:p>
    <w:p w14:paraId="21AB122A" w14:textId="77777777" w:rsidR="00E7684D" w:rsidRPr="00E7684D" w:rsidRDefault="00E7684D" w:rsidP="00E7684D">
      <w:pPr>
        <w:rPr>
          <w:rFonts w:ascii="Roboto" w:eastAsia="Roboto" w:hAnsi="Roboto" w:cs="Roboto"/>
          <w:iCs/>
          <w:lang w:val="sk"/>
        </w:rPr>
      </w:pPr>
      <w:r w:rsidRPr="00E7684D">
        <w:rPr>
          <w:rFonts w:ascii="Roboto" w:eastAsia="Roboto" w:hAnsi="Roboto" w:cs="Roboto"/>
          <w:iCs/>
          <w:lang w:val="sk"/>
        </w:rPr>
        <w:t>    "email": "alfred@mail.com",</w:t>
      </w:r>
    </w:p>
    <w:p w14:paraId="3AE49E9D" w14:textId="77777777" w:rsidR="00E7684D" w:rsidRPr="00E7684D" w:rsidRDefault="00E7684D" w:rsidP="00E7684D">
      <w:pPr>
        <w:rPr>
          <w:rFonts w:ascii="Roboto" w:eastAsia="Roboto" w:hAnsi="Roboto" w:cs="Roboto"/>
          <w:iCs/>
          <w:lang w:val="sk"/>
        </w:rPr>
      </w:pPr>
      <w:r w:rsidRPr="00E7684D">
        <w:rPr>
          <w:rFonts w:ascii="Roboto" w:eastAsia="Roboto" w:hAnsi="Roboto" w:cs="Roboto"/>
          <w:iCs/>
          <w:lang w:val="sk"/>
        </w:rPr>
        <w:t>    "</w:t>
      </w:r>
      <w:proofErr w:type="spellStart"/>
      <w:r w:rsidRPr="00E7684D">
        <w:rPr>
          <w:rFonts w:ascii="Roboto" w:eastAsia="Roboto" w:hAnsi="Roboto" w:cs="Roboto"/>
          <w:iCs/>
          <w:lang w:val="sk"/>
        </w:rPr>
        <w:t>age</w:t>
      </w:r>
      <w:proofErr w:type="spellEnd"/>
      <w:r w:rsidRPr="00E7684D">
        <w:rPr>
          <w:rFonts w:ascii="Roboto" w:eastAsia="Roboto" w:hAnsi="Roboto" w:cs="Roboto"/>
          <w:iCs/>
          <w:lang w:val="sk"/>
        </w:rPr>
        <w:t>": 80</w:t>
      </w:r>
    </w:p>
    <w:p w14:paraId="6FA5C034" w14:textId="77777777" w:rsidR="00E7684D" w:rsidRPr="00E7684D" w:rsidRDefault="00E7684D" w:rsidP="00E7684D">
      <w:pPr>
        <w:rPr>
          <w:rFonts w:ascii="Roboto" w:eastAsia="Roboto" w:hAnsi="Roboto" w:cs="Roboto"/>
          <w:iCs/>
          <w:lang w:val="sk"/>
        </w:rPr>
      </w:pPr>
      <w:r w:rsidRPr="00E7684D">
        <w:rPr>
          <w:rFonts w:ascii="Roboto" w:eastAsia="Roboto" w:hAnsi="Roboto" w:cs="Roboto"/>
          <w:iCs/>
          <w:lang w:val="sk"/>
        </w:rPr>
        <w:t>}</w:t>
      </w:r>
    </w:p>
    <w:p w14:paraId="2CE69911" w14:textId="77777777" w:rsidR="00E7684D" w:rsidRPr="00E7684D" w:rsidRDefault="00E7684D" w:rsidP="00E7684D">
      <w:pPr>
        <w:pStyle w:val="Odstavecseseznamem"/>
        <w:rPr>
          <w:rFonts w:ascii="Roboto" w:eastAsia="Roboto" w:hAnsi="Roboto" w:cs="Roboto"/>
          <w:iCs/>
        </w:rPr>
      </w:pPr>
    </w:p>
    <w:p w14:paraId="41A8C7E8" w14:textId="5B297FAB" w:rsidR="00631A3A" w:rsidRDefault="00631A3A" w:rsidP="00631A3A">
      <w:pPr>
        <w:pStyle w:val="Nadpis1"/>
      </w:pPr>
      <w:r>
        <w:t>TESTOVACÍ SCÉNÁŘ GET č.2</w:t>
      </w:r>
    </w:p>
    <w:p w14:paraId="421A68E0" w14:textId="77777777" w:rsidR="00A44783" w:rsidRDefault="00A44783">
      <w:pPr>
        <w:rPr>
          <w:rFonts w:ascii="Roboto" w:eastAsia="Roboto" w:hAnsi="Roboto" w:cs="Roboto"/>
          <w:i/>
        </w:rPr>
      </w:pPr>
    </w:p>
    <w:p w14:paraId="738E0CDA" w14:textId="51FA5798" w:rsidR="001873BF" w:rsidRPr="00631A3A" w:rsidRDefault="001873BF" w:rsidP="00631A3A">
      <w:pPr>
        <w:pStyle w:val="Odstavecseseznamem"/>
        <w:numPr>
          <w:ilvl w:val="0"/>
          <w:numId w:val="7"/>
        </w:numPr>
        <w:rPr>
          <w:rFonts w:ascii="Roboto" w:eastAsia="Roboto" w:hAnsi="Roboto" w:cs="Roboto"/>
          <w:iCs/>
        </w:rPr>
      </w:pPr>
      <w:r w:rsidRPr="00631A3A">
        <w:rPr>
          <w:rFonts w:ascii="Roboto" w:eastAsia="Roboto" w:hAnsi="Roboto" w:cs="Roboto"/>
          <w:iCs/>
        </w:rPr>
        <w:t>Testovací scénář GET</w:t>
      </w:r>
    </w:p>
    <w:p w14:paraId="2B900E11" w14:textId="236C157F" w:rsidR="001873BF" w:rsidRDefault="001873BF" w:rsidP="001873BF">
      <w:pPr>
        <w:pStyle w:val="Odstavecseseznamem"/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Abstract</w:t>
      </w:r>
      <w:proofErr w:type="spellEnd"/>
      <w:r>
        <w:rPr>
          <w:rFonts w:ascii="Roboto" w:eastAsia="Roboto" w:hAnsi="Roboto" w:cs="Roboto"/>
          <w:iCs/>
        </w:rPr>
        <w:t xml:space="preserve">: </w:t>
      </w:r>
      <w:proofErr w:type="spellStart"/>
      <w:r>
        <w:rPr>
          <w:rFonts w:ascii="Roboto" w:eastAsia="Roboto" w:hAnsi="Roboto" w:cs="Roboto"/>
          <w:iCs/>
        </w:rPr>
        <w:t>Get</w:t>
      </w:r>
      <w:proofErr w:type="spellEnd"/>
      <w:r>
        <w:rPr>
          <w:rFonts w:ascii="Roboto" w:eastAsia="Roboto" w:hAnsi="Roboto" w:cs="Roboto"/>
          <w:iCs/>
        </w:rPr>
        <w:t xml:space="preserve"> data </w:t>
      </w:r>
      <w:proofErr w:type="spellStart"/>
      <w:r>
        <w:rPr>
          <w:rFonts w:ascii="Roboto" w:eastAsia="Roboto" w:hAnsi="Roboto" w:cs="Roboto"/>
          <w:iCs/>
        </w:rPr>
        <w:t>about</w:t>
      </w:r>
      <w:proofErr w:type="spellEnd"/>
      <w:r>
        <w:rPr>
          <w:rFonts w:ascii="Roboto" w:eastAsia="Roboto" w:hAnsi="Roboto" w:cs="Roboto"/>
          <w:iCs/>
        </w:rPr>
        <w:t xml:space="preserve"> no</w:t>
      </w:r>
      <w:r w:rsidR="00FD5E78">
        <w:rPr>
          <w:rFonts w:ascii="Roboto" w:eastAsia="Roboto" w:hAnsi="Roboto" w:cs="Roboto"/>
          <w:iCs/>
        </w:rPr>
        <w:t>n-</w:t>
      </w:r>
      <w:proofErr w:type="spellStart"/>
      <w:r>
        <w:rPr>
          <w:rFonts w:ascii="Roboto" w:eastAsia="Roboto" w:hAnsi="Roboto" w:cs="Roboto"/>
          <w:iCs/>
        </w:rPr>
        <w:t>existing</w:t>
      </w:r>
      <w:proofErr w:type="spellEnd"/>
      <w:r>
        <w:rPr>
          <w:rFonts w:ascii="Roboto" w:eastAsia="Roboto" w:hAnsi="Roboto" w:cs="Roboto"/>
          <w:iCs/>
        </w:rPr>
        <w:t xml:space="preserve"> student</w:t>
      </w:r>
    </w:p>
    <w:p w14:paraId="50787A37" w14:textId="77777777" w:rsidR="001873BF" w:rsidRDefault="001873BF" w:rsidP="001873BF">
      <w:pPr>
        <w:pStyle w:val="Odstavecseseznamem"/>
        <w:rPr>
          <w:rFonts w:ascii="Roboto" w:eastAsia="Roboto" w:hAnsi="Roboto" w:cs="Roboto"/>
          <w:iCs/>
        </w:rPr>
      </w:pPr>
    </w:p>
    <w:p w14:paraId="38F57A3B" w14:textId="61A3D4D7" w:rsidR="001873BF" w:rsidRDefault="001873BF" w:rsidP="001873BF">
      <w:pPr>
        <w:ind w:left="360"/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Test data </w:t>
      </w:r>
      <w:proofErr w:type="spellStart"/>
      <w:r>
        <w:rPr>
          <w:rFonts w:ascii="Roboto" w:eastAsia="Roboto" w:hAnsi="Roboto" w:cs="Roboto"/>
          <w:iCs/>
        </w:rPr>
        <w:t>preparation</w:t>
      </w:r>
      <w:proofErr w:type="spellEnd"/>
      <w:r>
        <w:rPr>
          <w:rFonts w:ascii="Roboto" w:eastAsia="Roboto" w:hAnsi="Roboto" w:cs="Roboto"/>
          <w:iCs/>
        </w:rPr>
        <w:t xml:space="preserve"> – no</w:t>
      </w:r>
      <w:r w:rsidR="00FD5E78">
        <w:rPr>
          <w:rFonts w:ascii="Roboto" w:eastAsia="Roboto" w:hAnsi="Roboto" w:cs="Roboto"/>
          <w:iCs/>
        </w:rPr>
        <w:t>n-</w:t>
      </w:r>
      <w:proofErr w:type="spellStart"/>
      <w:r>
        <w:rPr>
          <w:rFonts w:ascii="Roboto" w:eastAsia="Roboto" w:hAnsi="Roboto" w:cs="Roboto"/>
          <w:iCs/>
        </w:rPr>
        <w:t>existing</w:t>
      </w:r>
      <w:proofErr w:type="spellEnd"/>
      <w:r>
        <w:rPr>
          <w:rFonts w:ascii="Roboto" w:eastAsia="Roboto" w:hAnsi="Roboto" w:cs="Roboto"/>
          <w:iCs/>
        </w:rPr>
        <w:t xml:space="preserve"> student id=214 </w:t>
      </w:r>
    </w:p>
    <w:p w14:paraId="3C5EF2A4" w14:textId="77777777" w:rsidR="001873BF" w:rsidRDefault="001873BF" w:rsidP="001873BF">
      <w:pPr>
        <w:ind w:left="360"/>
        <w:rPr>
          <w:rFonts w:ascii="Roboto" w:eastAsia="Roboto" w:hAnsi="Roboto" w:cs="Roboto"/>
          <w:iCs/>
        </w:rPr>
      </w:pPr>
    </w:p>
    <w:p w14:paraId="218F42D0" w14:textId="261B0299" w:rsidR="001873BF" w:rsidRDefault="001873BF" w:rsidP="001873BF">
      <w:pPr>
        <w:ind w:left="360"/>
        <w:rPr>
          <w:rFonts w:ascii="Roboto" w:eastAsia="Roboto" w:hAnsi="Roboto" w:cs="Roboto"/>
          <w:iCs/>
        </w:rPr>
      </w:pPr>
      <w:proofErr w:type="spellStart"/>
      <w:r w:rsidRPr="00A44783">
        <w:rPr>
          <w:rFonts w:ascii="Roboto" w:eastAsia="Roboto" w:hAnsi="Roboto" w:cs="Roboto"/>
          <w:iCs/>
        </w:rPr>
        <w:t>select</w:t>
      </w:r>
      <w:proofErr w:type="spellEnd"/>
      <w:r w:rsidRPr="00A44783">
        <w:rPr>
          <w:rFonts w:ascii="Roboto" w:eastAsia="Roboto" w:hAnsi="Roboto" w:cs="Roboto"/>
          <w:iCs/>
        </w:rPr>
        <w:t xml:space="preserve"> * FROM student </w:t>
      </w:r>
      <w:proofErr w:type="spellStart"/>
      <w:r w:rsidRPr="00A44783">
        <w:rPr>
          <w:rFonts w:ascii="Roboto" w:eastAsia="Roboto" w:hAnsi="Roboto" w:cs="Roboto"/>
          <w:iCs/>
        </w:rPr>
        <w:t>where</w:t>
      </w:r>
      <w:proofErr w:type="spellEnd"/>
      <w:r w:rsidRPr="00A44783">
        <w:rPr>
          <w:rFonts w:ascii="Roboto" w:eastAsia="Roboto" w:hAnsi="Roboto" w:cs="Roboto"/>
          <w:iCs/>
        </w:rPr>
        <w:t xml:space="preserve"> id=</w:t>
      </w:r>
      <w:r>
        <w:rPr>
          <w:rFonts w:ascii="Roboto" w:eastAsia="Roboto" w:hAnsi="Roboto" w:cs="Roboto"/>
          <w:iCs/>
        </w:rPr>
        <w:t>214</w:t>
      </w:r>
      <w:r w:rsidRPr="00A44783">
        <w:rPr>
          <w:rFonts w:ascii="Roboto" w:eastAsia="Roboto" w:hAnsi="Roboto" w:cs="Roboto"/>
          <w:iCs/>
        </w:rPr>
        <w:t>;</w:t>
      </w:r>
    </w:p>
    <w:p w14:paraId="1002F91C" w14:textId="77777777" w:rsidR="001873BF" w:rsidRDefault="001873BF" w:rsidP="001873BF">
      <w:pPr>
        <w:ind w:left="360"/>
        <w:rPr>
          <w:rFonts w:ascii="Roboto" w:eastAsia="Roboto" w:hAnsi="Roboto" w:cs="Roboto"/>
          <w:i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81"/>
      </w:tblGrid>
      <w:tr w:rsidR="001873BF" w:rsidRPr="00A44783" w14:paraId="0F0D688C" w14:textId="77777777" w:rsidTr="00B451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B6EF4" w14:textId="77777777" w:rsidR="001873BF" w:rsidRPr="00A44783" w:rsidRDefault="001873BF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007C60EF" w14:textId="77777777" w:rsidR="001873BF" w:rsidRPr="00A44783" w:rsidRDefault="001873BF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3E9F5F94" w14:textId="77777777" w:rsidR="001873BF" w:rsidRPr="00A44783" w:rsidRDefault="001873BF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032297CC" w14:textId="77777777" w:rsidR="001873BF" w:rsidRPr="00A44783" w:rsidRDefault="001873BF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612622AE" w14:textId="77777777" w:rsidR="001873BF" w:rsidRPr="00A44783" w:rsidRDefault="001873BF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</w:tr>
    </w:tbl>
    <w:p w14:paraId="1C22E5A0" w14:textId="77777777" w:rsidR="001873BF" w:rsidRDefault="001873BF" w:rsidP="001873BF">
      <w:pPr>
        <w:ind w:left="360"/>
        <w:rPr>
          <w:rFonts w:ascii="Roboto" w:eastAsia="Roboto" w:hAnsi="Roboto" w:cs="Roboto"/>
          <w:iCs/>
        </w:rPr>
      </w:pPr>
    </w:p>
    <w:p w14:paraId="1E5C4E77" w14:textId="77777777" w:rsidR="001873BF" w:rsidRDefault="001873BF" w:rsidP="001873BF">
      <w:pPr>
        <w:ind w:left="360"/>
        <w:rPr>
          <w:rFonts w:ascii="Roboto" w:eastAsia="Roboto" w:hAnsi="Roboto" w:cs="Roboto"/>
          <w:iCs/>
        </w:rPr>
      </w:pPr>
    </w:p>
    <w:p w14:paraId="693DC780" w14:textId="01CFDCF5" w:rsidR="001873BF" w:rsidRDefault="001873BF" w:rsidP="001873BF">
      <w:pPr>
        <w:ind w:left="360"/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Steps</w:t>
      </w:r>
      <w:proofErr w:type="spellEnd"/>
      <w:r>
        <w:rPr>
          <w:rFonts w:ascii="Roboto" w:eastAsia="Roboto" w:hAnsi="Roboto" w:cs="Roboto"/>
          <w:iCs/>
        </w:rPr>
        <w:t>:</w:t>
      </w:r>
    </w:p>
    <w:p w14:paraId="021B6181" w14:textId="5237A844" w:rsidR="001873BF" w:rsidRPr="00BA4C47" w:rsidRDefault="001873BF" w:rsidP="00BA4C47">
      <w:pPr>
        <w:pStyle w:val="Odstavecseseznamem"/>
        <w:numPr>
          <w:ilvl w:val="0"/>
          <w:numId w:val="5"/>
        </w:numPr>
        <w:rPr>
          <w:rFonts w:ascii="Roboto" w:eastAsia="Roboto" w:hAnsi="Roboto" w:cs="Roboto"/>
          <w:iCs/>
        </w:rPr>
      </w:pPr>
      <w:r w:rsidRPr="00BA4C47">
        <w:rPr>
          <w:rFonts w:ascii="Roboto" w:eastAsia="Roboto" w:hAnsi="Roboto" w:cs="Roboto"/>
          <w:iCs/>
        </w:rPr>
        <w:t xml:space="preserve">GET </w:t>
      </w:r>
      <w:hyperlink r:id="rId10" w:history="1">
        <w:r w:rsidRPr="00BA4C47">
          <w:rPr>
            <w:rStyle w:val="Hypertextovodkaz"/>
            <w:rFonts w:ascii="Roboto" w:eastAsia="Roboto" w:hAnsi="Roboto" w:cs="Roboto"/>
            <w:iCs/>
          </w:rPr>
          <w:t>http://108.143.193.45:8080/api/v1/students/214</w:t>
        </w:r>
      </w:hyperlink>
    </w:p>
    <w:p w14:paraId="6F7849D5" w14:textId="7BD94AB2" w:rsidR="001873BF" w:rsidRDefault="001873BF" w:rsidP="00BA4C47">
      <w:pPr>
        <w:pStyle w:val="Odstavecseseznamem"/>
        <w:numPr>
          <w:ilvl w:val="0"/>
          <w:numId w:val="5"/>
        </w:numPr>
        <w:rPr>
          <w:rFonts w:ascii="Roboto" w:eastAsia="Roboto" w:hAnsi="Roboto" w:cs="Roboto"/>
          <w:iCs/>
        </w:rPr>
      </w:pPr>
      <w:proofErr w:type="spellStart"/>
      <w:r w:rsidRPr="00BA4C47">
        <w:rPr>
          <w:rFonts w:ascii="Roboto" w:eastAsia="Roboto" w:hAnsi="Roboto" w:cs="Roboto"/>
          <w:iCs/>
        </w:rPr>
        <w:t>Press</w:t>
      </w:r>
      <w:proofErr w:type="spellEnd"/>
      <w:r w:rsidRPr="00BA4C47">
        <w:rPr>
          <w:rFonts w:ascii="Roboto" w:eastAsia="Roboto" w:hAnsi="Roboto" w:cs="Roboto"/>
          <w:iCs/>
        </w:rPr>
        <w:t xml:space="preserve"> </w:t>
      </w:r>
      <w:proofErr w:type="spellStart"/>
      <w:r w:rsidRPr="00BA4C47">
        <w:rPr>
          <w:rFonts w:ascii="Roboto" w:eastAsia="Roboto" w:hAnsi="Roboto" w:cs="Roboto"/>
          <w:iCs/>
        </w:rPr>
        <w:t>send</w:t>
      </w:r>
      <w:proofErr w:type="spellEnd"/>
      <w:r w:rsidRPr="00BA4C47">
        <w:rPr>
          <w:rFonts w:ascii="Roboto" w:eastAsia="Roboto" w:hAnsi="Roboto" w:cs="Roboto"/>
          <w:iCs/>
        </w:rPr>
        <w:t xml:space="preserve"> </w:t>
      </w:r>
      <w:proofErr w:type="spellStart"/>
      <w:r w:rsidRPr="00BA4C47">
        <w:rPr>
          <w:rFonts w:ascii="Roboto" w:eastAsia="Roboto" w:hAnsi="Roboto" w:cs="Roboto"/>
          <w:iCs/>
        </w:rPr>
        <w:t>button</w:t>
      </w:r>
      <w:proofErr w:type="spellEnd"/>
    </w:p>
    <w:p w14:paraId="7A4A7846" w14:textId="77777777" w:rsidR="00BA4C47" w:rsidRPr="00BA4C47" w:rsidRDefault="00BA4C47" w:rsidP="00BA4C47">
      <w:pPr>
        <w:rPr>
          <w:rFonts w:ascii="Roboto" w:eastAsia="Roboto" w:hAnsi="Roboto" w:cs="Roboto"/>
          <w:iCs/>
        </w:rPr>
      </w:pPr>
    </w:p>
    <w:p w14:paraId="3B8A087F" w14:textId="77777777" w:rsidR="00BA4C47" w:rsidRDefault="00BA4C47" w:rsidP="00BA4C47">
      <w:pPr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Expected</w:t>
      </w:r>
      <w:proofErr w:type="spellEnd"/>
      <w:r>
        <w:rPr>
          <w:rFonts w:ascii="Roboto" w:eastAsia="Roboto" w:hAnsi="Roboto" w:cs="Roboto"/>
          <w:iCs/>
        </w:rPr>
        <w:t xml:space="preserve"> </w:t>
      </w:r>
      <w:proofErr w:type="spellStart"/>
      <w:r>
        <w:rPr>
          <w:rFonts w:ascii="Roboto" w:eastAsia="Roboto" w:hAnsi="Roboto" w:cs="Roboto"/>
          <w:iCs/>
        </w:rPr>
        <w:t>Result</w:t>
      </w:r>
      <w:proofErr w:type="spellEnd"/>
      <w:r>
        <w:rPr>
          <w:rFonts w:ascii="Roboto" w:eastAsia="Roboto" w:hAnsi="Roboto" w:cs="Roboto"/>
          <w:iCs/>
        </w:rPr>
        <w:t>:</w:t>
      </w:r>
    </w:p>
    <w:p w14:paraId="3974D058" w14:textId="41A15CDD" w:rsidR="00BA4C47" w:rsidRDefault="00BA4C47" w:rsidP="00BA4C47">
      <w:pPr>
        <w:pStyle w:val="Odstavecseseznamem"/>
        <w:numPr>
          <w:ilvl w:val="0"/>
          <w:numId w:val="6"/>
        </w:numPr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Status CODE 404 </w:t>
      </w:r>
    </w:p>
    <w:p w14:paraId="473178A2" w14:textId="77777777" w:rsidR="00631A3A" w:rsidRDefault="00631A3A"/>
    <w:p w14:paraId="4FEDB731" w14:textId="18CC6C6A" w:rsidR="00631A3A" w:rsidRDefault="00631A3A" w:rsidP="00631A3A">
      <w:pPr>
        <w:pStyle w:val="Nadpis1"/>
      </w:pPr>
      <w:r>
        <w:t>TESTOVACÍ SCÉNÁŘ DELETE č.3</w:t>
      </w:r>
    </w:p>
    <w:p w14:paraId="62200A3B" w14:textId="77777777" w:rsidR="00631A3A" w:rsidRPr="00631A3A" w:rsidRDefault="00631A3A" w:rsidP="00631A3A">
      <w:pPr>
        <w:pStyle w:val="Odstavecseseznamem"/>
        <w:numPr>
          <w:ilvl w:val="0"/>
          <w:numId w:val="8"/>
        </w:numPr>
        <w:rPr>
          <w:i/>
        </w:rPr>
      </w:pPr>
      <w:r>
        <w:t>Testovací scénář DELETE</w:t>
      </w:r>
    </w:p>
    <w:p w14:paraId="3A44E33F" w14:textId="77777777" w:rsidR="00631A3A" w:rsidRPr="00631A3A" w:rsidRDefault="00631A3A" w:rsidP="00631A3A">
      <w:pPr>
        <w:pStyle w:val="Odstavecseseznamem"/>
        <w:numPr>
          <w:ilvl w:val="0"/>
          <w:numId w:val="8"/>
        </w:numPr>
        <w:rPr>
          <w:i/>
        </w:rPr>
      </w:pPr>
      <w:proofErr w:type="spellStart"/>
      <w:r>
        <w:t>Abstract</w:t>
      </w:r>
      <w:proofErr w:type="spellEnd"/>
      <w:r>
        <w:t xml:space="preserve">: DELETE data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student</w:t>
      </w:r>
    </w:p>
    <w:p w14:paraId="613EC292" w14:textId="77777777" w:rsidR="00631A3A" w:rsidRDefault="00631A3A" w:rsidP="00631A3A"/>
    <w:p w14:paraId="3FBB50E7" w14:textId="77777777" w:rsidR="00631A3A" w:rsidRDefault="00631A3A" w:rsidP="00631A3A">
      <w:pPr>
        <w:ind w:left="360"/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Test data </w:t>
      </w:r>
      <w:proofErr w:type="spellStart"/>
      <w:r>
        <w:rPr>
          <w:rFonts w:ascii="Roboto" w:eastAsia="Roboto" w:hAnsi="Roboto" w:cs="Roboto"/>
          <w:iCs/>
        </w:rPr>
        <w:t>preparation</w:t>
      </w:r>
      <w:proofErr w:type="spellEnd"/>
      <w:r>
        <w:rPr>
          <w:rFonts w:ascii="Roboto" w:eastAsia="Roboto" w:hAnsi="Roboto" w:cs="Roboto"/>
          <w:iCs/>
        </w:rPr>
        <w:t xml:space="preserve"> – </w:t>
      </w:r>
      <w:proofErr w:type="spellStart"/>
      <w:r>
        <w:rPr>
          <w:rFonts w:ascii="Roboto" w:eastAsia="Roboto" w:hAnsi="Roboto" w:cs="Roboto"/>
          <w:iCs/>
        </w:rPr>
        <w:t>existing</w:t>
      </w:r>
      <w:proofErr w:type="spellEnd"/>
      <w:r>
        <w:rPr>
          <w:rFonts w:ascii="Roboto" w:eastAsia="Roboto" w:hAnsi="Roboto" w:cs="Roboto"/>
          <w:iCs/>
        </w:rPr>
        <w:t xml:space="preserve"> student id=367 </w:t>
      </w:r>
    </w:p>
    <w:p w14:paraId="101B7D0C" w14:textId="77777777" w:rsidR="00631A3A" w:rsidRDefault="00631A3A" w:rsidP="00631A3A">
      <w:pPr>
        <w:ind w:left="360"/>
        <w:rPr>
          <w:rFonts w:ascii="Roboto" w:eastAsia="Roboto" w:hAnsi="Roboto" w:cs="Roboto"/>
          <w:iCs/>
        </w:rPr>
      </w:pPr>
    </w:p>
    <w:p w14:paraId="0998E1A5" w14:textId="77777777" w:rsidR="00631A3A" w:rsidRDefault="00631A3A" w:rsidP="00631A3A">
      <w:pPr>
        <w:ind w:left="360"/>
        <w:rPr>
          <w:rFonts w:ascii="Roboto" w:eastAsia="Roboto" w:hAnsi="Roboto" w:cs="Roboto"/>
          <w:iCs/>
        </w:rPr>
      </w:pPr>
      <w:proofErr w:type="spellStart"/>
      <w:r w:rsidRPr="00A44783">
        <w:rPr>
          <w:rFonts w:ascii="Roboto" w:eastAsia="Roboto" w:hAnsi="Roboto" w:cs="Roboto"/>
          <w:iCs/>
        </w:rPr>
        <w:t>select</w:t>
      </w:r>
      <w:proofErr w:type="spellEnd"/>
      <w:r w:rsidRPr="00A44783">
        <w:rPr>
          <w:rFonts w:ascii="Roboto" w:eastAsia="Roboto" w:hAnsi="Roboto" w:cs="Roboto"/>
          <w:iCs/>
        </w:rPr>
        <w:t xml:space="preserve"> * FROM student </w:t>
      </w:r>
      <w:proofErr w:type="spellStart"/>
      <w:r w:rsidRPr="00A44783">
        <w:rPr>
          <w:rFonts w:ascii="Roboto" w:eastAsia="Roboto" w:hAnsi="Roboto" w:cs="Roboto"/>
          <w:iCs/>
        </w:rPr>
        <w:t>where</w:t>
      </w:r>
      <w:proofErr w:type="spellEnd"/>
      <w:r w:rsidRPr="00A44783">
        <w:rPr>
          <w:rFonts w:ascii="Roboto" w:eastAsia="Roboto" w:hAnsi="Roboto" w:cs="Roboto"/>
          <w:iCs/>
        </w:rPr>
        <w:t xml:space="preserve"> id=367;</w:t>
      </w:r>
    </w:p>
    <w:p w14:paraId="491537D4" w14:textId="77777777" w:rsidR="00631A3A" w:rsidRDefault="00631A3A" w:rsidP="00631A3A">
      <w:pPr>
        <w:ind w:left="360"/>
        <w:rPr>
          <w:rFonts w:ascii="Roboto" w:eastAsia="Roboto" w:hAnsi="Roboto" w:cs="Roboto"/>
          <w:i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81"/>
      </w:tblGrid>
      <w:tr w:rsidR="00631A3A" w:rsidRPr="00A44783" w14:paraId="5E74786A" w14:textId="77777777" w:rsidTr="00B451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BA565" w14:textId="77777777" w:rsidR="00631A3A" w:rsidRPr="00A44783" w:rsidRDefault="00631A3A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2FD4E451" w14:textId="77777777" w:rsidR="00631A3A" w:rsidRPr="00A44783" w:rsidRDefault="00631A3A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1547BBFD" w14:textId="77777777" w:rsidR="00631A3A" w:rsidRPr="00A44783" w:rsidRDefault="00631A3A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7C03941A" w14:textId="77777777" w:rsidR="00631A3A" w:rsidRPr="00A44783" w:rsidRDefault="00631A3A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30559651" w14:textId="77777777" w:rsidR="00631A3A" w:rsidRPr="00A44783" w:rsidRDefault="00631A3A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</w:tr>
    </w:tbl>
    <w:p w14:paraId="353C764A" w14:textId="77777777" w:rsidR="00631A3A" w:rsidRPr="00A44783" w:rsidRDefault="00631A3A" w:rsidP="00631A3A">
      <w:pPr>
        <w:ind w:left="360"/>
        <w:rPr>
          <w:rFonts w:ascii="Roboto" w:eastAsia="Roboto" w:hAnsi="Roboto" w:cs="Roboto"/>
          <w:iCs/>
        </w:rPr>
      </w:pPr>
      <w:r w:rsidRPr="00A44783">
        <w:rPr>
          <w:rFonts w:ascii="Roboto" w:eastAsia="Roboto" w:hAnsi="Roboto" w:cs="Roboto"/>
          <w:iCs/>
        </w:rPr>
        <w:t xml:space="preserve"># id, </w:t>
      </w:r>
      <w:proofErr w:type="spellStart"/>
      <w:r w:rsidRPr="00A44783">
        <w:rPr>
          <w:rFonts w:ascii="Roboto" w:eastAsia="Roboto" w:hAnsi="Roboto" w:cs="Roboto"/>
          <w:iCs/>
        </w:rPr>
        <w:t>age</w:t>
      </w:r>
      <w:proofErr w:type="spellEnd"/>
      <w:r w:rsidRPr="00A44783">
        <w:rPr>
          <w:rFonts w:ascii="Roboto" w:eastAsia="Roboto" w:hAnsi="Roboto" w:cs="Roboto"/>
          <w:iCs/>
        </w:rPr>
        <w:t xml:space="preserve">, email, </w:t>
      </w:r>
      <w:proofErr w:type="spellStart"/>
      <w:r w:rsidRPr="00A44783">
        <w:rPr>
          <w:rFonts w:ascii="Roboto" w:eastAsia="Roboto" w:hAnsi="Roboto" w:cs="Roboto"/>
          <w:iCs/>
        </w:rPr>
        <w:t>first_name</w:t>
      </w:r>
      <w:proofErr w:type="spellEnd"/>
      <w:r w:rsidRPr="00A44783">
        <w:rPr>
          <w:rFonts w:ascii="Roboto" w:eastAsia="Roboto" w:hAnsi="Roboto" w:cs="Roboto"/>
          <w:iCs/>
        </w:rPr>
        <w:t xml:space="preserve">, </w:t>
      </w:r>
      <w:proofErr w:type="spellStart"/>
      <w:r w:rsidRPr="00A44783">
        <w:rPr>
          <w:rFonts w:ascii="Roboto" w:eastAsia="Roboto" w:hAnsi="Roboto" w:cs="Roboto"/>
          <w:iCs/>
        </w:rPr>
        <w:t>last_name</w:t>
      </w:r>
      <w:proofErr w:type="spellEnd"/>
    </w:p>
    <w:p w14:paraId="6B92D16B" w14:textId="77777777" w:rsidR="00631A3A" w:rsidRDefault="00631A3A" w:rsidP="00631A3A">
      <w:pPr>
        <w:ind w:left="360"/>
        <w:rPr>
          <w:rFonts w:ascii="Roboto" w:eastAsia="Roboto" w:hAnsi="Roboto" w:cs="Roboto"/>
          <w:iCs/>
        </w:rPr>
      </w:pPr>
      <w:r w:rsidRPr="00A44783">
        <w:rPr>
          <w:rFonts w:ascii="Roboto" w:eastAsia="Roboto" w:hAnsi="Roboto" w:cs="Roboto"/>
          <w:iCs/>
        </w:rPr>
        <w:t>'367', '80', 'alfred@mail.com', '</w:t>
      </w:r>
      <w:proofErr w:type="spellStart"/>
      <w:r w:rsidRPr="00A44783">
        <w:rPr>
          <w:rFonts w:ascii="Roboto" w:eastAsia="Roboto" w:hAnsi="Roboto" w:cs="Roboto"/>
          <w:iCs/>
        </w:rPr>
        <w:t>alfred</w:t>
      </w:r>
      <w:proofErr w:type="spellEnd"/>
      <w:r w:rsidRPr="00A44783">
        <w:rPr>
          <w:rFonts w:ascii="Roboto" w:eastAsia="Roboto" w:hAnsi="Roboto" w:cs="Roboto"/>
          <w:iCs/>
        </w:rPr>
        <w:t>', 'HIW'</w:t>
      </w:r>
    </w:p>
    <w:p w14:paraId="12F79F3F" w14:textId="77777777" w:rsidR="00FD5E78" w:rsidRDefault="00FD5E78" w:rsidP="00631A3A">
      <w:pPr>
        <w:ind w:left="360"/>
        <w:rPr>
          <w:rFonts w:ascii="Roboto" w:eastAsia="Roboto" w:hAnsi="Roboto" w:cs="Roboto"/>
          <w:iCs/>
        </w:rPr>
      </w:pPr>
    </w:p>
    <w:p w14:paraId="7A312BCA" w14:textId="77777777" w:rsidR="00FD5E78" w:rsidRDefault="00FD5E78" w:rsidP="00FD5E78">
      <w:pPr>
        <w:ind w:left="360"/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Steps</w:t>
      </w:r>
      <w:proofErr w:type="spellEnd"/>
      <w:r>
        <w:rPr>
          <w:rFonts w:ascii="Roboto" w:eastAsia="Roboto" w:hAnsi="Roboto" w:cs="Roboto"/>
          <w:iCs/>
        </w:rPr>
        <w:t>:</w:t>
      </w:r>
    </w:p>
    <w:p w14:paraId="4B69EC87" w14:textId="2F6FCA18" w:rsidR="00FD5E78" w:rsidRPr="00FD5E78" w:rsidRDefault="00FD5E78" w:rsidP="00FD5E78">
      <w:pPr>
        <w:pStyle w:val="Odstavecseseznamem"/>
        <w:numPr>
          <w:ilvl w:val="0"/>
          <w:numId w:val="9"/>
        </w:numPr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>DELETE</w:t>
      </w:r>
      <w:r w:rsidRPr="00FD5E78">
        <w:rPr>
          <w:rFonts w:ascii="Roboto" w:eastAsia="Roboto" w:hAnsi="Roboto" w:cs="Roboto"/>
          <w:iCs/>
        </w:rPr>
        <w:t xml:space="preserve"> </w:t>
      </w:r>
      <w:hyperlink r:id="rId11" w:history="1">
        <w:r w:rsidRPr="00FD5E78">
          <w:rPr>
            <w:rStyle w:val="Hypertextovodkaz"/>
            <w:rFonts w:ascii="Roboto" w:eastAsia="Roboto" w:hAnsi="Roboto" w:cs="Roboto"/>
            <w:iCs/>
          </w:rPr>
          <w:t>http://108.143.193.45:8080/api/v1/students/367</w:t>
        </w:r>
      </w:hyperlink>
    </w:p>
    <w:p w14:paraId="39A3D288" w14:textId="3AD13BC0" w:rsidR="00FD5E78" w:rsidRDefault="00FD5E78" w:rsidP="00FD5E78">
      <w:pPr>
        <w:pStyle w:val="Odstavecseseznamem"/>
        <w:numPr>
          <w:ilvl w:val="0"/>
          <w:numId w:val="9"/>
        </w:numPr>
        <w:rPr>
          <w:rFonts w:ascii="Roboto" w:eastAsia="Roboto" w:hAnsi="Roboto" w:cs="Roboto"/>
          <w:iCs/>
        </w:rPr>
      </w:pPr>
      <w:proofErr w:type="spellStart"/>
      <w:r w:rsidRPr="00FD5E78">
        <w:rPr>
          <w:rFonts w:ascii="Roboto" w:eastAsia="Roboto" w:hAnsi="Roboto" w:cs="Roboto"/>
          <w:iCs/>
        </w:rPr>
        <w:t>Press</w:t>
      </w:r>
      <w:proofErr w:type="spellEnd"/>
      <w:r w:rsidRPr="00FD5E78">
        <w:rPr>
          <w:rFonts w:ascii="Roboto" w:eastAsia="Roboto" w:hAnsi="Roboto" w:cs="Roboto"/>
          <w:iCs/>
        </w:rPr>
        <w:t xml:space="preserve"> </w:t>
      </w:r>
      <w:proofErr w:type="spellStart"/>
      <w:r w:rsidRPr="00FD5E78">
        <w:rPr>
          <w:rFonts w:ascii="Roboto" w:eastAsia="Roboto" w:hAnsi="Roboto" w:cs="Roboto"/>
          <w:iCs/>
        </w:rPr>
        <w:t>send</w:t>
      </w:r>
      <w:proofErr w:type="spellEnd"/>
      <w:r w:rsidRPr="00FD5E78">
        <w:rPr>
          <w:rFonts w:ascii="Roboto" w:eastAsia="Roboto" w:hAnsi="Roboto" w:cs="Roboto"/>
          <w:iCs/>
        </w:rPr>
        <w:t xml:space="preserve"> </w:t>
      </w:r>
      <w:proofErr w:type="spellStart"/>
      <w:r w:rsidRPr="00FD5E78">
        <w:rPr>
          <w:rFonts w:ascii="Roboto" w:eastAsia="Roboto" w:hAnsi="Roboto" w:cs="Roboto"/>
          <w:iCs/>
        </w:rPr>
        <w:t>button</w:t>
      </w:r>
      <w:proofErr w:type="spellEnd"/>
    </w:p>
    <w:p w14:paraId="4E32F5A3" w14:textId="77777777" w:rsidR="00FD5E78" w:rsidRDefault="00FD5E78" w:rsidP="00FD5E78">
      <w:pPr>
        <w:rPr>
          <w:rFonts w:ascii="Roboto" w:eastAsia="Roboto" w:hAnsi="Roboto" w:cs="Roboto"/>
          <w:iCs/>
        </w:rPr>
      </w:pPr>
    </w:p>
    <w:p w14:paraId="6D4D1FA7" w14:textId="77777777" w:rsidR="00FD5E78" w:rsidRDefault="00FD5E78" w:rsidP="00FD5E78">
      <w:pPr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Expected</w:t>
      </w:r>
      <w:proofErr w:type="spellEnd"/>
      <w:r>
        <w:rPr>
          <w:rFonts w:ascii="Roboto" w:eastAsia="Roboto" w:hAnsi="Roboto" w:cs="Roboto"/>
          <w:iCs/>
        </w:rPr>
        <w:t xml:space="preserve"> </w:t>
      </w:r>
      <w:proofErr w:type="spellStart"/>
      <w:r>
        <w:rPr>
          <w:rFonts w:ascii="Roboto" w:eastAsia="Roboto" w:hAnsi="Roboto" w:cs="Roboto"/>
          <w:iCs/>
        </w:rPr>
        <w:t>Result</w:t>
      </w:r>
      <w:proofErr w:type="spellEnd"/>
      <w:r>
        <w:rPr>
          <w:rFonts w:ascii="Roboto" w:eastAsia="Roboto" w:hAnsi="Roboto" w:cs="Roboto"/>
          <w:iCs/>
        </w:rPr>
        <w:t>:</w:t>
      </w:r>
    </w:p>
    <w:p w14:paraId="42C43DCF" w14:textId="77777777" w:rsidR="00FD5E78" w:rsidRDefault="00FD5E78" w:rsidP="00FD5E78">
      <w:pPr>
        <w:pStyle w:val="Odstavecseseznamem"/>
        <w:numPr>
          <w:ilvl w:val="0"/>
          <w:numId w:val="10"/>
        </w:numPr>
        <w:spacing w:line="276" w:lineRule="auto"/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>Status CODE 200 OK</w:t>
      </w:r>
    </w:p>
    <w:p w14:paraId="2EF44D7A" w14:textId="77777777" w:rsidR="00FD5E78" w:rsidRPr="00FD5E78" w:rsidRDefault="00FD5E78" w:rsidP="00FD5E78">
      <w:pPr>
        <w:rPr>
          <w:rFonts w:ascii="Roboto" w:eastAsia="Roboto" w:hAnsi="Roboto" w:cs="Roboto"/>
          <w:iCs/>
        </w:rPr>
      </w:pPr>
    </w:p>
    <w:p w14:paraId="142F6B39" w14:textId="77777777" w:rsidR="00FD5E78" w:rsidRDefault="00FD5E78" w:rsidP="00631A3A">
      <w:pPr>
        <w:ind w:left="360"/>
        <w:rPr>
          <w:rFonts w:ascii="Roboto" w:eastAsia="Roboto" w:hAnsi="Roboto" w:cs="Roboto"/>
          <w:iCs/>
        </w:rPr>
      </w:pPr>
    </w:p>
    <w:p w14:paraId="47093BC0" w14:textId="40652762" w:rsidR="00FD5E78" w:rsidRDefault="00FD5E78" w:rsidP="00FD5E78">
      <w:pPr>
        <w:pStyle w:val="Nadpis1"/>
      </w:pPr>
      <w:r>
        <w:t>TESTOVACÍ SCÉNÁŘ DELETE č.4</w:t>
      </w:r>
    </w:p>
    <w:p w14:paraId="5C141878" w14:textId="42D611EC" w:rsidR="00FD5E78" w:rsidRPr="00631A3A" w:rsidRDefault="00FD5E78" w:rsidP="00FD5E78">
      <w:pPr>
        <w:pStyle w:val="Odstavecseseznamem"/>
        <w:numPr>
          <w:ilvl w:val="0"/>
          <w:numId w:val="11"/>
        </w:numPr>
        <w:rPr>
          <w:i/>
        </w:rPr>
      </w:pPr>
      <w:r>
        <w:t>Testovací scénář DELETE</w:t>
      </w:r>
    </w:p>
    <w:p w14:paraId="09FB9C1F" w14:textId="0E057015" w:rsidR="00FD5E78" w:rsidRPr="00631A3A" w:rsidRDefault="00FD5E78" w:rsidP="00FD5E78">
      <w:pPr>
        <w:pStyle w:val="Odstavecseseznamem"/>
        <w:numPr>
          <w:ilvl w:val="0"/>
          <w:numId w:val="11"/>
        </w:numPr>
        <w:rPr>
          <w:i/>
        </w:rPr>
      </w:pPr>
      <w:proofErr w:type="spellStart"/>
      <w:r>
        <w:t>Abstract</w:t>
      </w:r>
      <w:proofErr w:type="spellEnd"/>
      <w:r>
        <w:t xml:space="preserve">: DELETE data </w:t>
      </w:r>
      <w:proofErr w:type="spellStart"/>
      <w:r>
        <w:t>about</w:t>
      </w:r>
      <w:proofErr w:type="spellEnd"/>
      <w:r>
        <w:t xml:space="preserve"> non-</w:t>
      </w:r>
      <w:proofErr w:type="spellStart"/>
      <w:r>
        <w:t>existing</w:t>
      </w:r>
      <w:proofErr w:type="spellEnd"/>
      <w:r>
        <w:t xml:space="preserve"> student</w:t>
      </w:r>
    </w:p>
    <w:p w14:paraId="14A113A7" w14:textId="77777777" w:rsidR="00FD5E78" w:rsidRDefault="00FD5E78" w:rsidP="00FD5E78"/>
    <w:p w14:paraId="027B9E9A" w14:textId="0380AE66" w:rsidR="00FD5E78" w:rsidRDefault="00FD5E78" w:rsidP="00FD5E78">
      <w:pPr>
        <w:ind w:left="360"/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Test data </w:t>
      </w:r>
      <w:proofErr w:type="spellStart"/>
      <w:r>
        <w:rPr>
          <w:rFonts w:ascii="Roboto" w:eastAsia="Roboto" w:hAnsi="Roboto" w:cs="Roboto"/>
          <w:iCs/>
        </w:rPr>
        <w:t>preparation</w:t>
      </w:r>
      <w:proofErr w:type="spellEnd"/>
      <w:r>
        <w:rPr>
          <w:rFonts w:ascii="Roboto" w:eastAsia="Roboto" w:hAnsi="Roboto" w:cs="Roboto"/>
          <w:iCs/>
        </w:rPr>
        <w:t xml:space="preserve"> – </w:t>
      </w:r>
      <w:r w:rsidR="00857015">
        <w:rPr>
          <w:rFonts w:ascii="Roboto" w:eastAsia="Roboto" w:hAnsi="Roboto" w:cs="Roboto"/>
          <w:iCs/>
        </w:rPr>
        <w:t>non-</w:t>
      </w:r>
      <w:proofErr w:type="spellStart"/>
      <w:r>
        <w:rPr>
          <w:rFonts w:ascii="Roboto" w:eastAsia="Roboto" w:hAnsi="Roboto" w:cs="Roboto"/>
          <w:iCs/>
        </w:rPr>
        <w:t>existing</w:t>
      </w:r>
      <w:proofErr w:type="spellEnd"/>
      <w:r>
        <w:rPr>
          <w:rFonts w:ascii="Roboto" w:eastAsia="Roboto" w:hAnsi="Roboto" w:cs="Roboto"/>
          <w:iCs/>
        </w:rPr>
        <w:t xml:space="preserve"> student id=367 </w:t>
      </w:r>
    </w:p>
    <w:p w14:paraId="5B801E82" w14:textId="77777777" w:rsidR="00FD5E78" w:rsidRDefault="00FD5E78" w:rsidP="00FD5E78">
      <w:pPr>
        <w:ind w:left="360"/>
        <w:rPr>
          <w:rFonts w:ascii="Roboto" w:eastAsia="Roboto" w:hAnsi="Roboto" w:cs="Roboto"/>
          <w:iCs/>
        </w:rPr>
      </w:pPr>
    </w:p>
    <w:p w14:paraId="5D1F53A5" w14:textId="77777777" w:rsidR="00FD5E78" w:rsidRDefault="00FD5E78" w:rsidP="00FD5E78">
      <w:pPr>
        <w:ind w:left="360"/>
        <w:rPr>
          <w:rFonts w:ascii="Roboto" w:eastAsia="Roboto" w:hAnsi="Roboto" w:cs="Roboto"/>
          <w:iCs/>
        </w:rPr>
      </w:pPr>
      <w:proofErr w:type="spellStart"/>
      <w:r w:rsidRPr="00A44783">
        <w:rPr>
          <w:rFonts w:ascii="Roboto" w:eastAsia="Roboto" w:hAnsi="Roboto" w:cs="Roboto"/>
          <w:iCs/>
        </w:rPr>
        <w:t>select</w:t>
      </w:r>
      <w:proofErr w:type="spellEnd"/>
      <w:r w:rsidRPr="00A44783">
        <w:rPr>
          <w:rFonts w:ascii="Roboto" w:eastAsia="Roboto" w:hAnsi="Roboto" w:cs="Roboto"/>
          <w:iCs/>
        </w:rPr>
        <w:t xml:space="preserve"> * FROM student </w:t>
      </w:r>
      <w:proofErr w:type="spellStart"/>
      <w:r w:rsidRPr="00A44783">
        <w:rPr>
          <w:rFonts w:ascii="Roboto" w:eastAsia="Roboto" w:hAnsi="Roboto" w:cs="Roboto"/>
          <w:iCs/>
        </w:rPr>
        <w:t>where</w:t>
      </w:r>
      <w:proofErr w:type="spellEnd"/>
      <w:r w:rsidRPr="00A44783">
        <w:rPr>
          <w:rFonts w:ascii="Roboto" w:eastAsia="Roboto" w:hAnsi="Roboto" w:cs="Roboto"/>
          <w:iCs/>
        </w:rPr>
        <w:t xml:space="preserve"> id=367;</w:t>
      </w:r>
    </w:p>
    <w:p w14:paraId="15D8B96F" w14:textId="77777777" w:rsidR="00FD5E78" w:rsidRDefault="00FD5E78" w:rsidP="00FD5E78">
      <w:pPr>
        <w:ind w:left="360"/>
        <w:rPr>
          <w:rFonts w:ascii="Roboto" w:eastAsia="Roboto" w:hAnsi="Roboto" w:cs="Roboto"/>
          <w:i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81"/>
      </w:tblGrid>
      <w:tr w:rsidR="00FD5E78" w:rsidRPr="00A44783" w14:paraId="29EB7F26" w14:textId="77777777" w:rsidTr="00B451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E9EA8" w14:textId="77777777" w:rsidR="00FD5E78" w:rsidRPr="00A44783" w:rsidRDefault="00FD5E78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012969E1" w14:textId="77777777" w:rsidR="00FD5E78" w:rsidRPr="00A44783" w:rsidRDefault="00FD5E78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2CCF7DDC" w14:textId="77777777" w:rsidR="00FD5E78" w:rsidRPr="00A44783" w:rsidRDefault="00FD5E78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2F1C1F57" w14:textId="77777777" w:rsidR="00FD5E78" w:rsidRPr="00A44783" w:rsidRDefault="00FD5E78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  <w:tc>
          <w:tcPr>
            <w:tcW w:w="0" w:type="auto"/>
            <w:vAlign w:val="center"/>
            <w:hideMark/>
          </w:tcPr>
          <w:p w14:paraId="64EB1758" w14:textId="77777777" w:rsidR="00FD5E78" w:rsidRPr="00A44783" w:rsidRDefault="00FD5E78" w:rsidP="00B45151">
            <w:pPr>
              <w:spacing w:line="276" w:lineRule="auto"/>
              <w:ind w:left="360"/>
              <w:rPr>
                <w:rFonts w:ascii="Roboto" w:eastAsia="Roboto" w:hAnsi="Roboto" w:cs="Roboto"/>
                <w:iCs/>
              </w:rPr>
            </w:pPr>
          </w:p>
        </w:tc>
      </w:tr>
    </w:tbl>
    <w:p w14:paraId="57903FDC" w14:textId="24D15053" w:rsidR="00FD5E78" w:rsidRDefault="00857015" w:rsidP="00FD5E78">
      <w:pPr>
        <w:ind w:left="360"/>
        <w:rPr>
          <w:rFonts w:ascii="Roboto" w:eastAsia="Roboto" w:hAnsi="Roboto" w:cs="Roboto"/>
          <w:iCs/>
        </w:rPr>
      </w:pPr>
      <w:r w:rsidRPr="00857015">
        <w:rPr>
          <w:rFonts w:ascii="Roboto" w:eastAsia="Roboto" w:hAnsi="Roboto" w:cs="Roboto"/>
          <w:iCs/>
        </w:rPr>
        <w:t xml:space="preserve">id, </w:t>
      </w:r>
      <w:proofErr w:type="spellStart"/>
      <w:r w:rsidRPr="00857015">
        <w:rPr>
          <w:rFonts w:ascii="Roboto" w:eastAsia="Roboto" w:hAnsi="Roboto" w:cs="Roboto"/>
          <w:iCs/>
        </w:rPr>
        <w:t>age</w:t>
      </w:r>
      <w:proofErr w:type="spellEnd"/>
      <w:r w:rsidRPr="00857015">
        <w:rPr>
          <w:rFonts w:ascii="Roboto" w:eastAsia="Roboto" w:hAnsi="Roboto" w:cs="Roboto"/>
          <w:iCs/>
        </w:rPr>
        <w:t xml:space="preserve">, email, </w:t>
      </w:r>
      <w:proofErr w:type="spellStart"/>
      <w:r w:rsidRPr="00857015">
        <w:rPr>
          <w:rFonts w:ascii="Roboto" w:eastAsia="Roboto" w:hAnsi="Roboto" w:cs="Roboto"/>
          <w:iCs/>
        </w:rPr>
        <w:t>first_name</w:t>
      </w:r>
      <w:proofErr w:type="spellEnd"/>
      <w:r w:rsidRPr="00857015">
        <w:rPr>
          <w:rFonts w:ascii="Roboto" w:eastAsia="Roboto" w:hAnsi="Roboto" w:cs="Roboto"/>
          <w:iCs/>
        </w:rPr>
        <w:t xml:space="preserve">, </w:t>
      </w:r>
      <w:proofErr w:type="spellStart"/>
      <w:r w:rsidRPr="00857015">
        <w:rPr>
          <w:rFonts w:ascii="Roboto" w:eastAsia="Roboto" w:hAnsi="Roboto" w:cs="Roboto"/>
          <w:iCs/>
        </w:rPr>
        <w:t>last_name</w:t>
      </w:r>
      <w:proofErr w:type="spellEnd"/>
    </w:p>
    <w:p w14:paraId="51223F2A" w14:textId="77777777" w:rsidR="00857015" w:rsidRDefault="00857015" w:rsidP="00FD5E78">
      <w:pPr>
        <w:ind w:left="360"/>
        <w:rPr>
          <w:rFonts w:ascii="Roboto" w:eastAsia="Roboto" w:hAnsi="Roboto" w:cs="Roboto"/>
          <w:iCs/>
        </w:rPr>
      </w:pPr>
    </w:p>
    <w:p w14:paraId="53EEC2FF" w14:textId="77777777" w:rsidR="00FD5E78" w:rsidRDefault="00FD5E78" w:rsidP="00FD5E78">
      <w:pPr>
        <w:ind w:left="360"/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Steps</w:t>
      </w:r>
      <w:proofErr w:type="spellEnd"/>
      <w:r>
        <w:rPr>
          <w:rFonts w:ascii="Roboto" w:eastAsia="Roboto" w:hAnsi="Roboto" w:cs="Roboto"/>
          <w:iCs/>
        </w:rPr>
        <w:t>:</w:t>
      </w:r>
    </w:p>
    <w:p w14:paraId="09BB95F2" w14:textId="1E969E68" w:rsidR="00FD5E78" w:rsidRPr="00FD5E78" w:rsidRDefault="00FD5E78" w:rsidP="00FD5E78">
      <w:pPr>
        <w:pStyle w:val="Odstavecseseznamem"/>
        <w:numPr>
          <w:ilvl w:val="0"/>
          <w:numId w:val="12"/>
        </w:numPr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>DELETE</w:t>
      </w:r>
      <w:r w:rsidRPr="00FD5E78">
        <w:rPr>
          <w:rFonts w:ascii="Roboto" w:eastAsia="Roboto" w:hAnsi="Roboto" w:cs="Roboto"/>
          <w:iCs/>
        </w:rPr>
        <w:t xml:space="preserve"> </w:t>
      </w:r>
      <w:hyperlink r:id="rId12" w:history="1">
        <w:r w:rsidRPr="00FD5E78">
          <w:rPr>
            <w:rStyle w:val="Hypertextovodkaz"/>
            <w:rFonts w:ascii="Roboto" w:eastAsia="Roboto" w:hAnsi="Roboto" w:cs="Roboto"/>
            <w:iCs/>
          </w:rPr>
          <w:t>http://108.143.193.45:8080/api/v1/students/367</w:t>
        </w:r>
      </w:hyperlink>
    </w:p>
    <w:p w14:paraId="7C740834" w14:textId="609FAFCD" w:rsidR="00FD5E78" w:rsidRDefault="00FD5E78" w:rsidP="00FD5E78">
      <w:pPr>
        <w:pStyle w:val="Odstavecseseznamem"/>
        <w:numPr>
          <w:ilvl w:val="0"/>
          <w:numId w:val="12"/>
        </w:numPr>
        <w:rPr>
          <w:rFonts w:ascii="Roboto" w:eastAsia="Roboto" w:hAnsi="Roboto" w:cs="Roboto"/>
          <w:iCs/>
        </w:rPr>
      </w:pPr>
      <w:proofErr w:type="spellStart"/>
      <w:r w:rsidRPr="00FD5E78">
        <w:rPr>
          <w:rFonts w:ascii="Roboto" w:eastAsia="Roboto" w:hAnsi="Roboto" w:cs="Roboto"/>
          <w:iCs/>
        </w:rPr>
        <w:t>Press</w:t>
      </w:r>
      <w:proofErr w:type="spellEnd"/>
      <w:r w:rsidRPr="00FD5E78">
        <w:rPr>
          <w:rFonts w:ascii="Roboto" w:eastAsia="Roboto" w:hAnsi="Roboto" w:cs="Roboto"/>
          <w:iCs/>
        </w:rPr>
        <w:t xml:space="preserve"> </w:t>
      </w:r>
      <w:proofErr w:type="spellStart"/>
      <w:r w:rsidRPr="00FD5E78">
        <w:rPr>
          <w:rFonts w:ascii="Roboto" w:eastAsia="Roboto" w:hAnsi="Roboto" w:cs="Roboto"/>
          <w:iCs/>
        </w:rPr>
        <w:t>send</w:t>
      </w:r>
      <w:proofErr w:type="spellEnd"/>
      <w:r w:rsidRPr="00FD5E78">
        <w:rPr>
          <w:rFonts w:ascii="Roboto" w:eastAsia="Roboto" w:hAnsi="Roboto" w:cs="Roboto"/>
          <w:iCs/>
        </w:rPr>
        <w:t xml:space="preserve"> </w:t>
      </w:r>
      <w:proofErr w:type="spellStart"/>
      <w:r w:rsidRPr="00FD5E78">
        <w:rPr>
          <w:rFonts w:ascii="Roboto" w:eastAsia="Roboto" w:hAnsi="Roboto" w:cs="Roboto"/>
          <w:iCs/>
        </w:rPr>
        <w:t>button</w:t>
      </w:r>
      <w:proofErr w:type="spellEnd"/>
    </w:p>
    <w:p w14:paraId="0A6BA1F0" w14:textId="77777777" w:rsidR="00FD5E78" w:rsidRDefault="00FD5E78" w:rsidP="00FD5E78">
      <w:pPr>
        <w:rPr>
          <w:rFonts w:ascii="Roboto" w:eastAsia="Roboto" w:hAnsi="Roboto" w:cs="Roboto"/>
          <w:iCs/>
        </w:rPr>
      </w:pPr>
    </w:p>
    <w:p w14:paraId="5E302F28" w14:textId="77777777" w:rsidR="00FD5E78" w:rsidRDefault="00FD5E78" w:rsidP="00FD5E78">
      <w:pPr>
        <w:rPr>
          <w:rFonts w:ascii="Roboto" w:eastAsia="Roboto" w:hAnsi="Roboto" w:cs="Roboto"/>
          <w:iCs/>
        </w:rPr>
      </w:pPr>
      <w:proofErr w:type="spellStart"/>
      <w:r>
        <w:rPr>
          <w:rFonts w:ascii="Roboto" w:eastAsia="Roboto" w:hAnsi="Roboto" w:cs="Roboto"/>
          <w:iCs/>
        </w:rPr>
        <w:t>Expected</w:t>
      </w:r>
      <w:proofErr w:type="spellEnd"/>
      <w:r>
        <w:rPr>
          <w:rFonts w:ascii="Roboto" w:eastAsia="Roboto" w:hAnsi="Roboto" w:cs="Roboto"/>
          <w:iCs/>
        </w:rPr>
        <w:t xml:space="preserve"> </w:t>
      </w:r>
      <w:proofErr w:type="spellStart"/>
      <w:r>
        <w:rPr>
          <w:rFonts w:ascii="Roboto" w:eastAsia="Roboto" w:hAnsi="Roboto" w:cs="Roboto"/>
          <w:iCs/>
        </w:rPr>
        <w:t>Result</w:t>
      </w:r>
      <w:proofErr w:type="spellEnd"/>
      <w:r>
        <w:rPr>
          <w:rFonts w:ascii="Roboto" w:eastAsia="Roboto" w:hAnsi="Roboto" w:cs="Roboto"/>
          <w:iCs/>
        </w:rPr>
        <w:t>:</w:t>
      </w:r>
    </w:p>
    <w:p w14:paraId="798DE97E" w14:textId="53B9C3A8" w:rsidR="00FD5E78" w:rsidRDefault="00FD5E78" w:rsidP="00FD5E78">
      <w:pPr>
        <w:pStyle w:val="Odstavecseseznamem"/>
        <w:numPr>
          <w:ilvl w:val="0"/>
          <w:numId w:val="12"/>
        </w:numPr>
        <w:spacing w:line="276" w:lineRule="auto"/>
        <w:rPr>
          <w:rFonts w:ascii="Roboto" w:eastAsia="Roboto" w:hAnsi="Roboto" w:cs="Roboto"/>
          <w:iCs/>
        </w:rPr>
      </w:pPr>
      <w:r>
        <w:rPr>
          <w:rFonts w:ascii="Roboto" w:eastAsia="Roboto" w:hAnsi="Roboto" w:cs="Roboto"/>
          <w:iCs/>
        </w:rPr>
        <w:t xml:space="preserve">Status CODE </w:t>
      </w:r>
      <w:r w:rsidR="00857015">
        <w:rPr>
          <w:rFonts w:ascii="Roboto" w:eastAsia="Roboto" w:hAnsi="Roboto" w:cs="Roboto"/>
          <w:iCs/>
        </w:rPr>
        <w:t>404</w:t>
      </w:r>
      <w:r>
        <w:rPr>
          <w:rFonts w:ascii="Roboto" w:eastAsia="Roboto" w:hAnsi="Roboto" w:cs="Roboto"/>
          <w:iCs/>
        </w:rPr>
        <w:t xml:space="preserve"> </w:t>
      </w:r>
    </w:p>
    <w:p w14:paraId="37E4652C" w14:textId="78A0AC91" w:rsidR="008B3CAA" w:rsidRDefault="008B3CAA" w:rsidP="00631A3A">
      <w:pPr>
        <w:rPr>
          <w:i/>
        </w:rPr>
      </w:pPr>
    </w:p>
    <w:p w14:paraId="4EDE734C" w14:textId="3E82D89C" w:rsidR="00134E37" w:rsidRDefault="00134E37" w:rsidP="00134E37">
      <w:pPr>
        <w:pStyle w:val="Nadpis1"/>
      </w:pPr>
      <w:r>
        <w:lastRenderedPageBreak/>
        <w:t>TESTOVACÍ SCÉNÁŘ POST č.5</w:t>
      </w:r>
    </w:p>
    <w:p w14:paraId="4054A36D" w14:textId="77777777" w:rsidR="00FD5E78" w:rsidRDefault="00FD5E78" w:rsidP="00631A3A">
      <w:pPr>
        <w:rPr>
          <w:i/>
        </w:rPr>
      </w:pPr>
    </w:p>
    <w:p w14:paraId="77FC34F7" w14:textId="77777777" w:rsidR="00AD402B" w:rsidRDefault="00AD402B" w:rsidP="00AD402B">
      <w:pPr>
        <w:pStyle w:val="Odstavecseseznamem"/>
        <w:numPr>
          <w:ilvl w:val="0"/>
          <w:numId w:val="16"/>
        </w:numPr>
        <w:rPr>
          <w:iCs/>
        </w:rPr>
      </w:pPr>
      <w:r>
        <w:rPr>
          <w:iCs/>
        </w:rPr>
        <w:t>Testovací scénář POST</w:t>
      </w:r>
    </w:p>
    <w:p w14:paraId="6D5D550F" w14:textId="72482194" w:rsidR="00134E37" w:rsidRPr="00AD402B" w:rsidRDefault="00AD402B" w:rsidP="00AD402B">
      <w:pPr>
        <w:pStyle w:val="Odstavecseseznamem"/>
        <w:numPr>
          <w:ilvl w:val="0"/>
          <w:numId w:val="16"/>
        </w:numPr>
        <w:rPr>
          <w:iCs/>
        </w:rPr>
      </w:pPr>
      <w:proofErr w:type="spellStart"/>
      <w:r>
        <w:rPr>
          <w:iCs/>
        </w:rPr>
        <w:t>Abstract</w:t>
      </w:r>
      <w:proofErr w:type="spellEnd"/>
      <w:r>
        <w:rPr>
          <w:iCs/>
        </w:rPr>
        <w:t xml:space="preserve">: POST </w:t>
      </w:r>
      <w:r w:rsidR="00134E37" w:rsidRPr="00AD402B">
        <w:rPr>
          <w:iCs/>
        </w:rPr>
        <w:t>Úspěšné založení studenta</w:t>
      </w:r>
      <w:r w:rsidR="00E32AFC">
        <w:rPr>
          <w:iCs/>
        </w:rPr>
        <w:t xml:space="preserve"> – vyhovující validačním kritériím </w:t>
      </w:r>
    </w:p>
    <w:p w14:paraId="29D9B0CD" w14:textId="77777777" w:rsidR="00134E37" w:rsidRDefault="00134E37" w:rsidP="00631A3A">
      <w:pPr>
        <w:rPr>
          <w:iCs/>
        </w:rPr>
      </w:pPr>
    </w:p>
    <w:p w14:paraId="3B8083C3" w14:textId="77777777" w:rsidR="00AD402B" w:rsidRDefault="00AD402B" w:rsidP="00631A3A">
      <w:pPr>
        <w:rPr>
          <w:iCs/>
        </w:rPr>
      </w:pPr>
    </w:p>
    <w:p w14:paraId="6F50FF31" w14:textId="77777777" w:rsidR="00AD402B" w:rsidRDefault="00AD402B" w:rsidP="00631A3A">
      <w:pPr>
        <w:rPr>
          <w:iCs/>
        </w:rPr>
      </w:pPr>
      <w:proofErr w:type="spellStart"/>
      <w:r>
        <w:rPr>
          <w:iCs/>
        </w:rPr>
        <w:t>Steps</w:t>
      </w:r>
      <w:proofErr w:type="spellEnd"/>
      <w:r>
        <w:rPr>
          <w:iCs/>
        </w:rPr>
        <w:t>:</w:t>
      </w:r>
    </w:p>
    <w:p w14:paraId="6787C7B3" w14:textId="77777777" w:rsidR="00AD402B" w:rsidRDefault="00AD402B" w:rsidP="00631A3A">
      <w:pPr>
        <w:rPr>
          <w:iCs/>
        </w:rPr>
      </w:pPr>
    </w:p>
    <w:p w14:paraId="49C3C4C1" w14:textId="5C900BE0" w:rsidR="00134E37" w:rsidRPr="00AD402B" w:rsidRDefault="00134E37" w:rsidP="00AD402B">
      <w:pPr>
        <w:pStyle w:val="Odstavecseseznamem"/>
        <w:numPr>
          <w:ilvl w:val="0"/>
          <w:numId w:val="17"/>
        </w:numPr>
        <w:rPr>
          <w:iCs/>
        </w:rPr>
      </w:pPr>
      <w:proofErr w:type="spellStart"/>
      <w:r w:rsidRPr="00AD402B">
        <w:rPr>
          <w:iCs/>
        </w:rPr>
        <w:t>Request</w:t>
      </w:r>
      <w:proofErr w:type="spellEnd"/>
      <w:r w:rsidRPr="00AD402B">
        <w:rPr>
          <w:iCs/>
        </w:rPr>
        <w:t xml:space="preserve"> body JSON: </w:t>
      </w:r>
    </w:p>
    <w:p w14:paraId="276D5257" w14:textId="77777777" w:rsidR="00134E37" w:rsidRPr="00134E37" w:rsidRDefault="00134E37" w:rsidP="00134E37">
      <w:pPr>
        <w:rPr>
          <w:iCs/>
        </w:rPr>
      </w:pPr>
      <w:r w:rsidRPr="00134E37">
        <w:rPr>
          <w:iCs/>
        </w:rPr>
        <w:t>{</w:t>
      </w:r>
    </w:p>
    <w:p w14:paraId="27FCAD85" w14:textId="77777777" w:rsidR="00134E37" w:rsidRPr="00134E37" w:rsidRDefault="00134E37" w:rsidP="00134E37">
      <w:pPr>
        <w:rPr>
          <w:iCs/>
        </w:rPr>
      </w:pPr>
      <w:r w:rsidRPr="00134E37">
        <w:rPr>
          <w:iCs/>
        </w:rPr>
        <w:t>    "</w:t>
      </w:r>
      <w:proofErr w:type="spellStart"/>
      <w:r w:rsidRPr="00134E37">
        <w:rPr>
          <w:iCs/>
        </w:rPr>
        <w:t>firstName</w:t>
      </w:r>
      <w:proofErr w:type="spellEnd"/>
      <w:r w:rsidRPr="00134E37">
        <w:rPr>
          <w:iCs/>
        </w:rPr>
        <w:t>": "Igor",</w:t>
      </w:r>
    </w:p>
    <w:p w14:paraId="23999FF5" w14:textId="77777777" w:rsidR="00134E37" w:rsidRPr="00134E37" w:rsidRDefault="00134E37" w:rsidP="00134E37">
      <w:pPr>
        <w:rPr>
          <w:iCs/>
        </w:rPr>
      </w:pPr>
      <w:r w:rsidRPr="00134E37">
        <w:rPr>
          <w:iCs/>
        </w:rPr>
        <w:t>    "</w:t>
      </w:r>
      <w:proofErr w:type="spellStart"/>
      <w:r w:rsidRPr="00134E37">
        <w:rPr>
          <w:iCs/>
        </w:rPr>
        <w:t>lastName</w:t>
      </w:r>
      <w:proofErr w:type="spellEnd"/>
      <w:r w:rsidRPr="00134E37">
        <w:rPr>
          <w:iCs/>
        </w:rPr>
        <w:t>": "Buřt",</w:t>
      </w:r>
    </w:p>
    <w:p w14:paraId="579A4F45" w14:textId="77777777" w:rsidR="00134E37" w:rsidRPr="00134E37" w:rsidRDefault="00134E37" w:rsidP="00134E37">
      <w:pPr>
        <w:rPr>
          <w:iCs/>
        </w:rPr>
      </w:pPr>
      <w:r w:rsidRPr="00134E37">
        <w:rPr>
          <w:iCs/>
        </w:rPr>
        <w:t>    "email": "burtik1@mail.com",</w:t>
      </w:r>
    </w:p>
    <w:p w14:paraId="55DFFF07" w14:textId="77777777" w:rsidR="00134E37" w:rsidRPr="00134E37" w:rsidRDefault="00134E37" w:rsidP="00134E37">
      <w:pPr>
        <w:rPr>
          <w:iCs/>
        </w:rPr>
      </w:pPr>
      <w:r w:rsidRPr="00134E37">
        <w:rPr>
          <w:iCs/>
        </w:rPr>
        <w:t>    "</w:t>
      </w:r>
      <w:proofErr w:type="spellStart"/>
      <w:r w:rsidRPr="00134E37">
        <w:rPr>
          <w:iCs/>
        </w:rPr>
        <w:t>age</w:t>
      </w:r>
      <w:proofErr w:type="spellEnd"/>
      <w:r w:rsidRPr="00134E37">
        <w:rPr>
          <w:iCs/>
        </w:rPr>
        <w:t>": 120</w:t>
      </w:r>
    </w:p>
    <w:p w14:paraId="0D479E24" w14:textId="77777777" w:rsidR="00134E37" w:rsidRDefault="00134E37" w:rsidP="00134E37">
      <w:pPr>
        <w:rPr>
          <w:iCs/>
        </w:rPr>
      </w:pPr>
      <w:r w:rsidRPr="00134E37">
        <w:rPr>
          <w:iCs/>
        </w:rPr>
        <w:t>}</w:t>
      </w:r>
    </w:p>
    <w:p w14:paraId="1A0A3D17" w14:textId="1447C3EC" w:rsidR="00AD402B" w:rsidRPr="00AD402B" w:rsidRDefault="00AD402B" w:rsidP="00AD402B">
      <w:pPr>
        <w:pStyle w:val="Odstavecseseznamem"/>
        <w:numPr>
          <w:ilvl w:val="0"/>
          <w:numId w:val="17"/>
        </w:numPr>
        <w:rPr>
          <w:iCs/>
        </w:rPr>
      </w:pPr>
      <w:proofErr w:type="spellStart"/>
      <w:r>
        <w:rPr>
          <w:iCs/>
        </w:rPr>
        <w:t>Press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send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button</w:t>
      </w:r>
      <w:proofErr w:type="spellEnd"/>
    </w:p>
    <w:p w14:paraId="0F8A8274" w14:textId="77777777" w:rsidR="00134E37" w:rsidRDefault="00134E37" w:rsidP="00134E37">
      <w:pPr>
        <w:rPr>
          <w:iCs/>
        </w:rPr>
      </w:pPr>
    </w:p>
    <w:p w14:paraId="032C481C" w14:textId="77777777" w:rsidR="00AD402B" w:rsidRDefault="00AD402B" w:rsidP="00134E37">
      <w:pPr>
        <w:rPr>
          <w:iCs/>
        </w:rPr>
      </w:pPr>
    </w:p>
    <w:p w14:paraId="5B47330D" w14:textId="4E16E094" w:rsidR="00AD402B" w:rsidRPr="00134E37" w:rsidRDefault="00AD402B" w:rsidP="00134E37">
      <w:pPr>
        <w:rPr>
          <w:iCs/>
        </w:rPr>
      </w:pPr>
      <w:proofErr w:type="spellStart"/>
      <w:r>
        <w:rPr>
          <w:iCs/>
        </w:rPr>
        <w:t>Expected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Results</w:t>
      </w:r>
      <w:proofErr w:type="spellEnd"/>
      <w:r>
        <w:rPr>
          <w:iCs/>
        </w:rPr>
        <w:t xml:space="preserve">: </w:t>
      </w:r>
    </w:p>
    <w:p w14:paraId="64FD6653" w14:textId="40CB28A9" w:rsidR="00134E37" w:rsidRDefault="00134E37" w:rsidP="00134E37">
      <w:pPr>
        <w:pStyle w:val="Odstavecseseznamem"/>
        <w:numPr>
          <w:ilvl w:val="0"/>
          <w:numId w:val="13"/>
        </w:numPr>
        <w:rPr>
          <w:iCs/>
        </w:rPr>
      </w:pPr>
      <w:r>
        <w:rPr>
          <w:iCs/>
        </w:rPr>
        <w:t xml:space="preserve">Status </w:t>
      </w:r>
      <w:proofErr w:type="spellStart"/>
      <w:r>
        <w:rPr>
          <w:iCs/>
        </w:rPr>
        <w:t>code</w:t>
      </w:r>
      <w:proofErr w:type="spellEnd"/>
      <w:r>
        <w:rPr>
          <w:iCs/>
        </w:rPr>
        <w:t xml:space="preserve">: 201 </w:t>
      </w:r>
      <w:proofErr w:type="spellStart"/>
      <w:r>
        <w:rPr>
          <w:iCs/>
        </w:rPr>
        <w:t>created</w:t>
      </w:r>
      <w:proofErr w:type="spellEnd"/>
    </w:p>
    <w:p w14:paraId="58B7B8EE" w14:textId="066D34FC" w:rsidR="00134E37" w:rsidRDefault="00134E37" w:rsidP="00134E37">
      <w:pPr>
        <w:pStyle w:val="Odstavecseseznamem"/>
        <w:numPr>
          <w:ilvl w:val="0"/>
          <w:numId w:val="13"/>
        </w:numPr>
        <w:rPr>
          <w:iCs/>
        </w:rPr>
      </w:pPr>
      <w:r>
        <w:rPr>
          <w:iCs/>
        </w:rPr>
        <w:t xml:space="preserve">Response: </w:t>
      </w:r>
    </w:p>
    <w:p w14:paraId="69167242" w14:textId="77777777" w:rsidR="00134E37" w:rsidRPr="00134E37" w:rsidRDefault="00134E37" w:rsidP="00134E37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34E37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1D2A3801" w14:textId="4D4CDFBD" w:rsidR="00134E37" w:rsidRPr="00134E37" w:rsidRDefault="00134E37" w:rsidP="00134E37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34E37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134E37">
        <w:rPr>
          <w:rFonts w:ascii="Courier New" w:hAnsi="Courier New" w:cs="Courier New"/>
          <w:color w:val="A31515"/>
          <w:sz w:val="18"/>
          <w:szCs w:val="18"/>
        </w:rPr>
        <w:t>"id"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: </w:t>
      </w:r>
      <w:r w:rsidR="00AD402B">
        <w:rPr>
          <w:rFonts w:ascii="Courier New" w:hAnsi="Courier New" w:cs="Courier New"/>
          <w:color w:val="098658"/>
          <w:sz w:val="18"/>
          <w:szCs w:val="18"/>
        </w:rPr>
        <w:t>1853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7B332A9" w14:textId="048678CE" w:rsidR="00134E37" w:rsidRPr="00134E37" w:rsidRDefault="00134E37" w:rsidP="00134E37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34E37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134E37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134E37">
        <w:rPr>
          <w:rFonts w:ascii="Courier New" w:hAnsi="Courier New" w:cs="Courier New"/>
          <w:color w:val="A31515"/>
          <w:sz w:val="18"/>
          <w:szCs w:val="18"/>
        </w:rPr>
        <w:t>firstName</w:t>
      </w:r>
      <w:proofErr w:type="spellEnd"/>
      <w:r w:rsidRPr="00134E37">
        <w:rPr>
          <w:rFonts w:ascii="Courier New" w:hAnsi="Courier New" w:cs="Courier New"/>
          <w:color w:val="A31515"/>
          <w:sz w:val="18"/>
          <w:szCs w:val="18"/>
        </w:rPr>
        <w:t>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: </w:t>
      </w:r>
      <w:r w:rsidRPr="00134E37">
        <w:rPr>
          <w:rFonts w:ascii="Courier New" w:hAnsi="Courier New" w:cs="Courier New"/>
          <w:color w:val="0451A5"/>
          <w:sz w:val="18"/>
          <w:szCs w:val="18"/>
        </w:rPr>
        <w:t>"</w:t>
      </w:r>
      <w:r w:rsidR="00E32AFC">
        <w:rPr>
          <w:rFonts w:ascii="Courier New" w:hAnsi="Courier New" w:cs="Courier New"/>
          <w:color w:val="0451A5"/>
          <w:sz w:val="18"/>
          <w:szCs w:val="18"/>
        </w:rPr>
        <w:t>I</w:t>
      </w:r>
      <w:r w:rsidRPr="00134E37">
        <w:rPr>
          <w:rFonts w:ascii="Courier New" w:hAnsi="Courier New" w:cs="Courier New"/>
          <w:color w:val="0451A5"/>
          <w:sz w:val="18"/>
          <w:szCs w:val="18"/>
        </w:rPr>
        <w:t>gor"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0AB755B" w14:textId="77777777" w:rsidR="00134E37" w:rsidRPr="00134E37" w:rsidRDefault="00134E37" w:rsidP="00134E37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34E37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134E37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134E37">
        <w:rPr>
          <w:rFonts w:ascii="Courier New" w:hAnsi="Courier New" w:cs="Courier New"/>
          <w:color w:val="A31515"/>
          <w:sz w:val="18"/>
          <w:szCs w:val="18"/>
        </w:rPr>
        <w:t>lastName</w:t>
      </w:r>
      <w:proofErr w:type="spellEnd"/>
      <w:r w:rsidRPr="00134E37">
        <w:rPr>
          <w:rFonts w:ascii="Courier New" w:hAnsi="Courier New" w:cs="Courier New"/>
          <w:color w:val="A31515"/>
          <w:sz w:val="18"/>
          <w:szCs w:val="18"/>
        </w:rPr>
        <w:t>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: </w:t>
      </w:r>
      <w:r w:rsidRPr="00134E37">
        <w:rPr>
          <w:rFonts w:ascii="Courier New" w:hAnsi="Courier New" w:cs="Courier New"/>
          <w:color w:val="0451A5"/>
          <w:sz w:val="18"/>
          <w:szCs w:val="18"/>
        </w:rPr>
        <w:t>"BUŘT"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CC1F68E" w14:textId="10F066AE" w:rsidR="00134E37" w:rsidRPr="00134E37" w:rsidRDefault="00134E37" w:rsidP="00134E37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34E37">
        <w:rPr>
          <w:rFonts w:ascii="Courier New" w:hAnsi="Courier New" w:cs="Courier New"/>
          <w:color w:val="000000"/>
          <w:sz w:val="18"/>
          <w:szCs w:val="18"/>
        </w:rPr>
        <w:t>   </w:t>
      </w:r>
      <w:r w:rsidRPr="00134E37">
        <w:rPr>
          <w:rFonts w:ascii="Courier New" w:hAnsi="Courier New" w:cs="Courier New"/>
          <w:color w:val="A31515"/>
          <w:sz w:val="18"/>
          <w:szCs w:val="18"/>
        </w:rPr>
        <w:t>"email"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: </w:t>
      </w:r>
      <w:r w:rsidRPr="00134E37">
        <w:rPr>
          <w:rFonts w:ascii="Courier New" w:hAnsi="Courier New" w:cs="Courier New"/>
          <w:color w:val="0451A5"/>
          <w:sz w:val="18"/>
          <w:szCs w:val="18"/>
        </w:rPr>
        <w:t>"burtik1@mail.com"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81C7EE6" w14:textId="77777777" w:rsidR="00134E37" w:rsidRPr="00134E37" w:rsidRDefault="00134E37" w:rsidP="00134E37">
      <w:pPr>
        <w:shd w:val="clear" w:color="auto" w:fill="FFFFFE"/>
        <w:spacing w:line="270" w:lineRule="atLeast"/>
        <w:ind w:left="360"/>
        <w:rPr>
          <w:rFonts w:ascii="Courier New" w:hAnsi="Courier New" w:cs="Courier New"/>
          <w:color w:val="000000"/>
          <w:sz w:val="18"/>
          <w:szCs w:val="18"/>
        </w:rPr>
      </w:pPr>
      <w:r w:rsidRPr="00134E37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134E37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134E37">
        <w:rPr>
          <w:rFonts w:ascii="Courier New" w:hAnsi="Courier New" w:cs="Courier New"/>
          <w:color w:val="A31515"/>
          <w:sz w:val="18"/>
          <w:szCs w:val="18"/>
        </w:rPr>
        <w:t>age</w:t>
      </w:r>
      <w:proofErr w:type="spellEnd"/>
      <w:r w:rsidRPr="00134E37">
        <w:rPr>
          <w:rFonts w:ascii="Courier New" w:hAnsi="Courier New" w:cs="Courier New"/>
          <w:color w:val="A31515"/>
          <w:sz w:val="18"/>
          <w:szCs w:val="18"/>
        </w:rPr>
        <w:t>"</w:t>
      </w:r>
      <w:r w:rsidRPr="00134E37">
        <w:rPr>
          <w:rFonts w:ascii="Courier New" w:hAnsi="Courier New" w:cs="Courier New"/>
          <w:color w:val="000000"/>
          <w:sz w:val="18"/>
          <w:szCs w:val="18"/>
        </w:rPr>
        <w:t>: </w:t>
      </w:r>
      <w:r w:rsidRPr="00134E37">
        <w:rPr>
          <w:rFonts w:ascii="Courier New" w:hAnsi="Courier New" w:cs="Courier New"/>
          <w:color w:val="098658"/>
          <w:sz w:val="18"/>
          <w:szCs w:val="18"/>
        </w:rPr>
        <w:t>120</w:t>
      </w:r>
    </w:p>
    <w:p w14:paraId="72625903" w14:textId="641388B9" w:rsidR="00134E37" w:rsidRDefault="00134E37" w:rsidP="00134E37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34E37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AA5B01E" w14:textId="3FADDF65" w:rsidR="00134E37" w:rsidRDefault="00134E37" w:rsidP="00134E37">
      <w:pPr>
        <w:pStyle w:val="Odstavecseseznamem"/>
        <w:numPr>
          <w:ilvl w:val="0"/>
          <w:numId w:val="13"/>
        </w:numPr>
        <w:rPr>
          <w:iCs/>
        </w:rPr>
      </w:pPr>
      <w:r w:rsidRPr="00134E37">
        <w:rPr>
          <w:iCs/>
        </w:rPr>
        <w:t xml:space="preserve">Database </w:t>
      </w:r>
      <w:proofErr w:type="spellStart"/>
      <w:r w:rsidRPr="00134E37">
        <w:rPr>
          <w:iCs/>
        </w:rPr>
        <w:t>check</w:t>
      </w:r>
      <w:proofErr w:type="spellEnd"/>
      <w:r w:rsidR="00AD402B">
        <w:rPr>
          <w:iCs/>
        </w:rPr>
        <w:t xml:space="preserve">: Kontrola dat podle přiřazeného id </w:t>
      </w:r>
    </w:p>
    <w:p w14:paraId="363EDDA0" w14:textId="77777777" w:rsidR="00AD402B" w:rsidRDefault="00AD402B" w:rsidP="00AD402B">
      <w:pPr>
        <w:rPr>
          <w:iCs/>
        </w:rPr>
      </w:pPr>
    </w:p>
    <w:p w14:paraId="3F38D08A" w14:textId="70CE5279" w:rsidR="00AD402B" w:rsidRDefault="00AD402B" w:rsidP="00AD402B">
      <w:pPr>
        <w:rPr>
          <w:iCs/>
        </w:rPr>
      </w:pPr>
      <w:r>
        <w:rPr>
          <w:iCs/>
        </w:rPr>
        <w:t xml:space="preserve">Validační kritéria: </w:t>
      </w:r>
    </w:p>
    <w:p w14:paraId="01A505EB" w14:textId="77777777" w:rsidR="00AD402B" w:rsidRDefault="00AD402B" w:rsidP="00AD402B">
      <w:pPr>
        <w:pStyle w:val="Odstavecseseznamem"/>
        <w:numPr>
          <w:ilvl w:val="0"/>
          <w:numId w:val="15"/>
        </w:numPr>
        <w:rPr>
          <w:iCs/>
        </w:rPr>
      </w:pPr>
      <w:r>
        <w:rPr>
          <w:iCs/>
        </w:rPr>
        <w:t>Všechny atributy jsou povinné (</w:t>
      </w:r>
      <w:proofErr w:type="spellStart"/>
      <w:r>
        <w:rPr>
          <w:iCs/>
        </w:rPr>
        <w:t>firstName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lastName</w:t>
      </w:r>
      <w:proofErr w:type="spellEnd"/>
      <w:r>
        <w:rPr>
          <w:iCs/>
        </w:rPr>
        <w:t xml:space="preserve">, email, </w:t>
      </w:r>
      <w:proofErr w:type="spellStart"/>
      <w:r>
        <w:rPr>
          <w:iCs/>
        </w:rPr>
        <w:t>age</w:t>
      </w:r>
      <w:proofErr w:type="spellEnd"/>
      <w:r>
        <w:rPr>
          <w:iCs/>
        </w:rPr>
        <w:t xml:space="preserve">). Pokud atribut chybí,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(+ </w:t>
      </w:r>
      <w:proofErr w:type="spellStart"/>
      <w:r>
        <w:rPr>
          <w:iCs/>
        </w:rPr>
        <w:t>info</w:t>
      </w:r>
      <w:proofErr w:type="spellEnd"/>
      <w:r>
        <w:rPr>
          <w:iCs/>
        </w:rPr>
        <w:t xml:space="preserve"> jaké povinné atributy chybí) </w:t>
      </w:r>
    </w:p>
    <w:p w14:paraId="32E0BC4C" w14:textId="77777777" w:rsidR="00AD402B" w:rsidRDefault="00AD402B" w:rsidP="00AD402B">
      <w:pPr>
        <w:pStyle w:val="Odstavecseseznamem"/>
        <w:numPr>
          <w:ilvl w:val="0"/>
          <w:numId w:val="15"/>
        </w:numPr>
        <w:rPr>
          <w:iCs/>
        </w:rPr>
      </w:pPr>
      <w:r>
        <w:rPr>
          <w:iCs/>
        </w:rPr>
        <w:t xml:space="preserve">Všechny atributy se ukládají do databáze </w:t>
      </w:r>
      <w:proofErr w:type="spellStart"/>
      <w:proofErr w:type="gramStart"/>
      <w:r>
        <w:rPr>
          <w:iCs/>
        </w:rPr>
        <w:t>lowerCase</w:t>
      </w:r>
      <w:proofErr w:type="spellEnd"/>
      <w:r>
        <w:rPr>
          <w:iCs/>
        </w:rPr>
        <w:t>(</w:t>
      </w:r>
      <w:proofErr w:type="gramEnd"/>
      <w:r>
        <w:rPr>
          <w:iCs/>
        </w:rPr>
        <w:t xml:space="preserve">). </w:t>
      </w:r>
    </w:p>
    <w:p w14:paraId="72A484BA" w14:textId="77777777" w:rsidR="00AD402B" w:rsidRDefault="00AD402B" w:rsidP="00AD402B">
      <w:pPr>
        <w:pStyle w:val="Odstavecseseznamem"/>
        <w:numPr>
          <w:ilvl w:val="0"/>
          <w:numId w:val="15"/>
        </w:numPr>
        <w:rPr>
          <w:iCs/>
        </w:rPr>
      </w:pPr>
      <w:r>
        <w:rPr>
          <w:iCs/>
        </w:rPr>
        <w:t xml:space="preserve">Kritéria hodnot atributů: </w:t>
      </w:r>
    </w:p>
    <w:p w14:paraId="2C84C61A" w14:textId="77777777" w:rsidR="00AD402B" w:rsidRDefault="00AD402B" w:rsidP="00AD402B">
      <w:pPr>
        <w:pStyle w:val="Odstavecseseznamem"/>
        <w:numPr>
          <w:ilvl w:val="1"/>
          <w:numId w:val="15"/>
        </w:numPr>
        <w:rPr>
          <w:iCs/>
        </w:rPr>
      </w:pPr>
      <w:r>
        <w:rPr>
          <w:iCs/>
        </w:rPr>
        <w:t xml:space="preserve">Age v rozmezí 1-150 (jinak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– Age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between</w:t>
      </w:r>
      <w:proofErr w:type="spellEnd"/>
      <w:r>
        <w:rPr>
          <w:iCs/>
        </w:rPr>
        <w:t xml:space="preserve"> 1-150)</w:t>
      </w:r>
    </w:p>
    <w:p w14:paraId="7CB08C50" w14:textId="77777777" w:rsidR="00AD402B" w:rsidRDefault="00AD402B" w:rsidP="00AD402B">
      <w:pPr>
        <w:pStyle w:val="Odstavecseseznamem"/>
        <w:numPr>
          <w:ilvl w:val="1"/>
          <w:numId w:val="15"/>
        </w:numPr>
        <w:rPr>
          <w:iCs/>
        </w:rPr>
      </w:pPr>
      <w:proofErr w:type="spellStart"/>
      <w:r>
        <w:rPr>
          <w:iCs/>
        </w:rPr>
        <w:t>firstName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lastName</w:t>
      </w:r>
      <w:proofErr w:type="spellEnd"/>
      <w:r>
        <w:rPr>
          <w:iCs/>
        </w:rPr>
        <w:t xml:space="preserve"> v rozmezí 3-50 znaků (jinak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– </w:t>
      </w:r>
      <w:proofErr w:type="spellStart"/>
      <w:proofErr w:type="gramStart"/>
      <w:r>
        <w:rPr>
          <w:iCs/>
        </w:rPr>
        <w:t>firstName,lastName</w:t>
      </w:r>
      <w:proofErr w:type="spellEnd"/>
      <w:proofErr w:type="gramEnd"/>
      <w:r>
        <w:rPr>
          <w:iCs/>
        </w:rPr>
        <w:t xml:space="preserve">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between</w:t>
      </w:r>
      <w:proofErr w:type="spellEnd"/>
      <w:r>
        <w:rPr>
          <w:iCs/>
        </w:rPr>
        <w:t xml:space="preserve"> 3-50 </w:t>
      </w:r>
      <w:proofErr w:type="spellStart"/>
      <w:r>
        <w:rPr>
          <w:iCs/>
        </w:rPr>
        <w:t>characters</w:t>
      </w:r>
      <w:proofErr w:type="spellEnd"/>
      <w:r>
        <w:rPr>
          <w:iCs/>
        </w:rPr>
        <w:t>)</w:t>
      </w:r>
    </w:p>
    <w:p w14:paraId="1C03D419" w14:textId="77777777" w:rsidR="00AD402B" w:rsidRDefault="00AD402B" w:rsidP="00AD402B">
      <w:pPr>
        <w:pStyle w:val="Odstavecseseznamem"/>
        <w:numPr>
          <w:ilvl w:val="1"/>
          <w:numId w:val="15"/>
        </w:numPr>
        <w:rPr>
          <w:iCs/>
        </w:rPr>
      </w:pPr>
      <w:r>
        <w:rPr>
          <w:iCs/>
        </w:rPr>
        <w:t xml:space="preserve">Email musí obsahovat „@“, „.“ Jinak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: Email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in </w:t>
      </w:r>
      <w:proofErr w:type="spellStart"/>
      <w:r>
        <w:rPr>
          <w:iCs/>
        </w:rPr>
        <w:t>format</w:t>
      </w:r>
      <w:proofErr w:type="spellEnd"/>
      <w:r>
        <w:rPr>
          <w:iCs/>
        </w:rPr>
        <w:t xml:space="preserve"> </w:t>
      </w:r>
      <w:hyperlink r:id="rId13" w:history="1">
        <w:r w:rsidRPr="004C4F1D">
          <w:rPr>
            <w:rStyle w:val="Hypertextovodkaz"/>
            <w:iCs/>
          </w:rPr>
          <w:t>*@*.*</w:t>
        </w:r>
      </w:hyperlink>
    </w:p>
    <w:p w14:paraId="59EC8072" w14:textId="77777777" w:rsidR="00AD402B" w:rsidRPr="00AD402B" w:rsidRDefault="00AD402B" w:rsidP="00AD402B">
      <w:pPr>
        <w:rPr>
          <w:iCs/>
        </w:rPr>
      </w:pPr>
    </w:p>
    <w:p w14:paraId="6B2DC1AA" w14:textId="77777777" w:rsidR="00AD402B" w:rsidRPr="00AD402B" w:rsidRDefault="00AD402B" w:rsidP="00AD402B">
      <w:pPr>
        <w:rPr>
          <w:iCs/>
        </w:rPr>
      </w:pPr>
    </w:p>
    <w:p w14:paraId="63F378C9" w14:textId="77777777" w:rsidR="00FD5E78" w:rsidRDefault="00FD5E78" w:rsidP="00631A3A">
      <w:pPr>
        <w:rPr>
          <w:i/>
        </w:rPr>
      </w:pPr>
    </w:p>
    <w:p w14:paraId="44A0A91C" w14:textId="77777777" w:rsidR="00E32AFC" w:rsidRDefault="00E32AFC" w:rsidP="00631A3A">
      <w:pPr>
        <w:rPr>
          <w:i/>
        </w:rPr>
      </w:pPr>
    </w:p>
    <w:p w14:paraId="0ED087AD" w14:textId="77777777" w:rsidR="00E32AFC" w:rsidRDefault="00E32AFC" w:rsidP="00631A3A">
      <w:pPr>
        <w:rPr>
          <w:i/>
        </w:rPr>
      </w:pPr>
    </w:p>
    <w:p w14:paraId="05C7387A" w14:textId="77777777" w:rsidR="00E32AFC" w:rsidRDefault="00E32AFC" w:rsidP="00631A3A">
      <w:pPr>
        <w:rPr>
          <w:i/>
        </w:rPr>
      </w:pPr>
    </w:p>
    <w:p w14:paraId="772EEB39" w14:textId="77777777" w:rsidR="00E32AFC" w:rsidRDefault="00E32AFC" w:rsidP="00631A3A">
      <w:pPr>
        <w:rPr>
          <w:i/>
        </w:rPr>
      </w:pPr>
    </w:p>
    <w:p w14:paraId="2F8CB023" w14:textId="77777777" w:rsidR="00E32AFC" w:rsidRDefault="00E32AFC" w:rsidP="00631A3A">
      <w:pPr>
        <w:rPr>
          <w:i/>
        </w:rPr>
      </w:pPr>
    </w:p>
    <w:p w14:paraId="204F87EE" w14:textId="77777777" w:rsidR="00E32AFC" w:rsidRDefault="00E32AFC" w:rsidP="00631A3A">
      <w:pPr>
        <w:rPr>
          <w:i/>
        </w:rPr>
      </w:pPr>
    </w:p>
    <w:p w14:paraId="7DEECFED" w14:textId="6DD34603" w:rsidR="00E32AFC" w:rsidRDefault="00E32AFC" w:rsidP="00E32AFC">
      <w:pPr>
        <w:pStyle w:val="Nadpis1"/>
      </w:pPr>
      <w:r>
        <w:lastRenderedPageBreak/>
        <w:t>TESTOVACÍ SCÉNÁŘ POST č.6</w:t>
      </w:r>
    </w:p>
    <w:p w14:paraId="3FD2D493" w14:textId="77777777" w:rsidR="00062F19" w:rsidRDefault="00062F19" w:rsidP="00062F19">
      <w:pPr>
        <w:pStyle w:val="Odstavecseseznamem"/>
        <w:rPr>
          <w:iCs/>
        </w:rPr>
      </w:pPr>
    </w:p>
    <w:p w14:paraId="50339041" w14:textId="2DF7CE5E" w:rsidR="00E32AFC" w:rsidRPr="00062F19" w:rsidRDefault="00E32AFC" w:rsidP="00062F19">
      <w:pPr>
        <w:pStyle w:val="Odstavecseseznamem"/>
        <w:numPr>
          <w:ilvl w:val="0"/>
          <w:numId w:val="18"/>
        </w:numPr>
        <w:rPr>
          <w:iCs/>
        </w:rPr>
      </w:pPr>
      <w:r w:rsidRPr="00062F19">
        <w:rPr>
          <w:iCs/>
        </w:rPr>
        <w:t>Testovací scénář POST</w:t>
      </w:r>
    </w:p>
    <w:p w14:paraId="6531DFBC" w14:textId="737D9740" w:rsidR="00E32AFC" w:rsidRPr="00AD402B" w:rsidRDefault="00E32AFC" w:rsidP="00062F19">
      <w:pPr>
        <w:pStyle w:val="Odstavecseseznamem"/>
        <w:numPr>
          <w:ilvl w:val="0"/>
          <w:numId w:val="18"/>
        </w:numPr>
        <w:rPr>
          <w:iCs/>
        </w:rPr>
      </w:pPr>
      <w:proofErr w:type="spellStart"/>
      <w:r>
        <w:rPr>
          <w:iCs/>
        </w:rPr>
        <w:t>Abstract</w:t>
      </w:r>
      <w:proofErr w:type="spellEnd"/>
      <w:r>
        <w:rPr>
          <w:iCs/>
        </w:rPr>
        <w:t>: POST Ú</w:t>
      </w:r>
      <w:r w:rsidRPr="00AD402B">
        <w:rPr>
          <w:iCs/>
        </w:rPr>
        <w:t xml:space="preserve">spěšné </w:t>
      </w:r>
      <w:r>
        <w:rPr>
          <w:iCs/>
        </w:rPr>
        <w:t>ne</w:t>
      </w:r>
      <w:r w:rsidRPr="00AD402B">
        <w:rPr>
          <w:iCs/>
        </w:rPr>
        <w:t>založení studenta</w:t>
      </w:r>
      <w:r>
        <w:rPr>
          <w:iCs/>
        </w:rPr>
        <w:t xml:space="preserve"> – nevyhovující validačním kritériím </w:t>
      </w:r>
    </w:p>
    <w:p w14:paraId="45610C22" w14:textId="77777777" w:rsidR="00E32AFC" w:rsidRDefault="00E32AFC" w:rsidP="00E32AFC">
      <w:pPr>
        <w:rPr>
          <w:iCs/>
        </w:rPr>
      </w:pPr>
    </w:p>
    <w:p w14:paraId="371B5037" w14:textId="77777777" w:rsidR="00E32AFC" w:rsidRDefault="00E32AFC" w:rsidP="00E32AFC">
      <w:pPr>
        <w:rPr>
          <w:iCs/>
        </w:rPr>
      </w:pPr>
    </w:p>
    <w:p w14:paraId="2DE11BFB" w14:textId="77777777" w:rsidR="00E32AFC" w:rsidRDefault="00E32AFC" w:rsidP="00E32AFC">
      <w:pPr>
        <w:rPr>
          <w:iCs/>
        </w:rPr>
      </w:pPr>
      <w:proofErr w:type="spellStart"/>
      <w:r>
        <w:rPr>
          <w:iCs/>
        </w:rPr>
        <w:t>Steps</w:t>
      </w:r>
      <w:proofErr w:type="spellEnd"/>
      <w:r>
        <w:rPr>
          <w:iCs/>
        </w:rPr>
        <w:t>:</w:t>
      </w:r>
    </w:p>
    <w:p w14:paraId="2FFB4965" w14:textId="77777777" w:rsidR="00E32AFC" w:rsidRDefault="00E32AFC" w:rsidP="00E32AFC">
      <w:pPr>
        <w:rPr>
          <w:iCs/>
        </w:rPr>
      </w:pPr>
    </w:p>
    <w:p w14:paraId="563B8008" w14:textId="77777777" w:rsidR="00E32AFC" w:rsidRPr="00AD402B" w:rsidRDefault="00E32AFC" w:rsidP="00062F19">
      <w:pPr>
        <w:pStyle w:val="Odstavecseseznamem"/>
        <w:numPr>
          <w:ilvl w:val="0"/>
          <w:numId w:val="19"/>
        </w:numPr>
        <w:rPr>
          <w:iCs/>
        </w:rPr>
      </w:pPr>
      <w:proofErr w:type="spellStart"/>
      <w:r w:rsidRPr="00AD402B">
        <w:rPr>
          <w:iCs/>
        </w:rPr>
        <w:t>Request</w:t>
      </w:r>
      <w:proofErr w:type="spellEnd"/>
      <w:r w:rsidRPr="00AD402B">
        <w:rPr>
          <w:iCs/>
        </w:rPr>
        <w:t xml:space="preserve"> body JSON: </w:t>
      </w:r>
    </w:p>
    <w:p w14:paraId="4F5E42D2" w14:textId="77777777" w:rsidR="00E32AFC" w:rsidRPr="00E32AFC" w:rsidRDefault="00E32AFC" w:rsidP="00E32AFC">
      <w:pPr>
        <w:shd w:val="clear" w:color="auto" w:fill="FFFFFE"/>
        <w:spacing w:line="270" w:lineRule="atLeast"/>
        <w:ind w:left="360"/>
        <w:rPr>
          <w:rFonts w:ascii="Courier New" w:hAnsi="Courier New" w:cs="Courier New"/>
          <w:color w:val="000000"/>
          <w:sz w:val="18"/>
          <w:szCs w:val="18"/>
        </w:rPr>
      </w:pPr>
      <w:r w:rsidRPr="00E32AFC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6E3651E5" w14:textId="77777777" w:rsidR="00E32AFC" w:rsidRPr="00E32AFC" w:rsidRDefault="00E32AFC" w:rsidP="00E32AFC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E32AFC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E32AFC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E32AFC">
        <w:rPr>
          <w:rFonts w:ascii="Courier New" w:hAnsi="Courier New" w:cs="Courier New"/>
          <w:color w:val="A31515"/>
          <w:sz w:val="18"/>
          <w:szCs w:val="18"/>
        </w:rPr>
        <w:t>firstName</w:t>
      </w:r>
      <w:proofErr w:type="spellEnd"/>
      <w:r w:rsidRPr="00E32AFC">
        <w:rPr>
          <w:rFonts w:ascii="Courier New" w:hAnsi="Courier New" w:cs="Courier New"/>
          <w:color w:val="A31515"/>
          <w:sz w:val="18"/>
          <w:szCs w:val="18"/>
        </w:rPr>
        <w:t>"</w:t>
      </w:r>
      <w:r w:rsidRPr="00E32AFC">
        <w:rPr>
          <w:rFonts w:ascii="Courier New" w:hAnsi="Courier New" w:cs="Courier New"/>
          <w:color w:val="000000"/>
          <w:sz w:val="18"/>
          <w:szCs w:val="18"/>
        </w:rPr>
        <w:t>: </w:t>
      </w:r>
      <w:r w:rsidRPr="00E32AFC">
        <w:rPr>
          <w:rFonts w:ascii="Courier New" w:hAnsi="Courier New" w:cs="Courier New"/>
          <w:color w:val="0451A5"/>
          <w:sz w:val="18"/>
          <w:szCs w:val="18"/>
        </w:rPr>
        <w:t>"Igor"</w:t>
      </w:r>
      <w:r w:rsidRPr="00E32AFC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4F0B5B4" w14:textId="77777777" w:rsidR="00E32AFC" w:rsidRPr="00E32AFC" w:rsidRDefault="00E32AFC" w:rsidP="00E32AFC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E32AFC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E32AFC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E32AFC">
        <w:rPr>
          <w:rFonts w:ascii="Courier New" w:hAnsi="Courier New" w:cs="Courier New"/>
          <w:color w:val="A31515"/>
          <w:sz w:val="18"/>
          <w:szCs w:val="18"/>
        </w:rPr>
        <w:t>lastName</w:t>
      </w:r>
      <w:proofErr w:type="spellEnd"/>
      <w:r w:rsidRPr="00E32AFC">
        <w:rPr>
          <w:rFonts w:ascii="Courier New" w:hAnsi="Courier New" w:cs="Courier New"/>
          <w:color w:val="A31515"/>
          <w:sz w:val="18"/>
          <w:szCs w:val="18"/>
        </w:rPr>
        <w:t>"</w:t>
      </w:r>
      <w:r w:rsidRPr="00E32AFC">
        <w:rPr>
          <w:rFonts w:ascii="Courier New" w:hAnsi="Courier New" w:cs="Courier New"/>
          <w:color w:val="000000"/>
          <w:sz w:val="18"/>
          <w:szCs w:val="18"/>
        </w:rPr>
        <w:t>: </w:t>
      </w:r>
      <w:r w:rsidRPr="00E32AFC">
        <w:rPr>
          <w:rFonts w:ascii="Courier New" w:hAnsi="Courier New" w:cs="Courier New"/>
          <w:color w:val="0451A5"/>
          <w:sz w:val="18"/>
          <w:szCs w:val="18"/>
        </w:rPr>
        <w:t>"</w:t>
      </w:r>
      <w:proofErr w:type="spellStart"/>
      <w:r w:rsidRPr="00E32AFC">
        <w:rPr>
          <w:rFonts w:ascii="Courier New" w:hAnsi="Courier New" w:cs="Courier New"/>
          <w:color w:val="0451A5"/>
          <w:sz w:val="18"/>
          <w:szCs w:val="18"/>
        </w:rPr>
        <w:t>Bu</w:t>
      </w:r>
      <w:proofErr w:type="spellEnd"/>
      <w:r w:rsidRPr="00E32AFC">
        <w:rPr>
          <w:rFonts w:ascii="Courier New" w:hAnsi="Courier New" w:cs="Courier New"/>
          <w:color w:val="0451A5"/>
          <w:sz w:val="18"/>
          <w:szCs w:val="18"/>
        </w:rPr>
        <w:t>"</w:t>
      </w:r>
      <w:r w:rsidRPr="00E32AFC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1778971" w14:textId="77777777" w:rsidR="00E32AFC" w:rsidRPr="00E32AFC" w:rsidRDefault="00E32AFC" w:rsidP="00E32AFC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E32AFC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E32AFC">
        <w:rPr>
          <w:rFonts w:ascii="Courier New" w:hAnsi="Courier New" w:cs="Courier New"/>
          <w:color w:val="A31515"/>
          <w:sz w:val="18"/>
          <w:szCs w:val="18"/>
        </w:rPr>
        <w:t>"email"</w:t>
      </w:r>
      <w:r w:rsidRPr="00E32AFC">
        <w:rPr>
          <w:rFonts w:ascii="Courier New" w:hAnsi="Courier New" w:cs="Courier New"/>
          <w:color w:val="000000"/>
          <w:sz w:val="18"/>
          <w:szCs w:val="18"/>
        </w:rPr>
        <w:t>: </w:t>
      </w:r>
      <w:r w:rsidRPr="00E32AFC">
        <w:rPr>
          <w:rFonts w:ascii="Courier New" w:hAnsi="Courier New" w:cs="Courier New"/>
          <w:color w:val="0451A5"/>
          <w:sz w:val="18"/>
          <w:szCs w:val="18"/>
        </w:rPr>
        <w:t>"burtik1mail.com"</w:t>
      </w:r>
      <w:r w:rsidRPr="00E32AFC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1E07FBB" w14:textId="77777777" w:rsidR="00E32AFC" w:rsidRPr="00E32AFC" w:rsidRDefault="00E32AFC" w:rsidP="00E32AFC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E32AFC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E32AFC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E32AFC">
        <w:rPr>
          <w:rFonts w:ascii="Courier New" w:hAnsi="Courier New" w:cs="Courier New"/>
          <w:color w:val="A31515"/>
          <w:sz w:val="18"/>
          <w:szCs w:val="18"/>
        </w:rPr>
        <w:t>age</w:t>
      </w:r>
      <w:proofErr w:type="spellEnd"/>
      <w:r w:rsidRPr="00E32AFC">
        <w:rPr>
          <w:rFonts w:ascii="Courier New" w:hAnsi="Courier New" w:cs="Courier New"/>
          <w:color w:val="A31515"/>
          <w:sz w:val="18"/>
          <w:szCs w:val="18"/>
        </w:rPr>
        <w:t>"</w:t>
      </w:r>
      <w:r w:rsidRPr="00E32AFC">
        <w:rPr>
          <w:rFonts w:ascii="Courier New" w:hAnsi="Courier New" w:cs="Courier New"/>
          <w:color w:val="000000"/>
          <w:sz w:val="18"/>
          <w:szCs w:val="18"/>
        </w:rPr>
        <w:t>: </w:t>
      </w:r>
      <w:r w:rsidRPr="00E32AFC">
        <w:rPr>
          <w:rFonts w:ascii="Courier New" w:hAnsi="Courier New" w:cs="Courier New"/>
          <w:color w:val="098658"/>
          <w:sz w:val="18"/>
          <w:szCs w:val="18"/>
        </w:rPr>
        <w:t>151</w:t>
      </w:r>
    </w:p>
    <w:p w14:paraId="0C90EDF2" w14:textId="77777777" w:rsidR="00E32AFC" w:rsidRPr="00E32AFC" w:rsidRDefault="00E32AFC" w:rsidP="00E32AFC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E32AFC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F051B8E" w14:textId="77777777" w:rsidR="00E32AFC" w:rsidRPr="00E32AFC" w:rsidRDefault="00E32AFC" w:rsidP="00E32AFC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78914319" w14:textId="77777777" w:rsidR="00E32AFC" w:rsidRPr="00AD402B" w:rsidRDefault="00E32AFC" w:rsidP="00062F19">
      <w:pPr>
        <w:pStyle w:val="Odstavecseseznamem"/>
        <w:numPr>
          <w:ilvl w:val="0"/>
          <w:numId w:val="19"/>
        </w:numPr>
        <w:rPr>
          <w:iCs/>
        </w:rPr>
      </w:pPr>
      <w:proofErr w:type="spellStart"/>
      <w:r>
        <w:rPr>
          <w:iCs/>
        </w:rPr>
        <w:t>Press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send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button</w:t>
      </w:r>
      <w:proofErr w:type="spellEnd"/>
    </w:p>
    <w:p w14:paraId="77C806FF" w14:textId="77777777" w:rsidR="00E32AFC" w:rsidRDefault="00E32AFC" w:rsidP="00E32AFC">
      <w:pPr>
        <w:rPr>
          <w:iCs/>
        </w:rPr>
      </w:pPr>
    </w:p>
    <w:p w14:paraId="4FC15AA6" w14:textId="77777777" w:rsidR="00E32AFC" w:rsidRDefault="00E32AFC" w:rsidP="00E32AFC">
      <w:pPr>
        <w:rPr>
          <w:iCs/>
        </w:rPr>
      </w:pPr>
    </w:p>
    <w:p w14:paraId="47BF6F71" w14:textId="77777777" w:rsidR="00E32AFC" w:rsidRPr="00134E37" w:rsidRDefault="00E32AFC" w:rsidP="00E32AFC">
      <w:pPr>
        <w:rPr>
          <w:iCs/>
        </w:rPr>
      </w:pPr>
      <w:proofErr w:type="spellStart"/>
      <w:r>
        <w:rPr>
          <w:iCs/>
        </w:rPr>
        <w:t>Expected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Results</w:t>
      </w:r>
      <w:proofErr w:type="spellEnd"/>
      <w:r>
        <w:rPr>
          <w:iCs/>
        </w:rPr>
        <w:t xml:space="preserve">: </w:t>
      </w:r>
    </w:p>
    <w:p w14:paraId="0B4A92DC" w14:textId="77777777" w:rsidR="00062F19" w:rsidRDefault="00E32AFC" w:rsidP="00062F19">
      <w:pPr>
        <w:pStyle w:val="Odstavecseseznamem"/>
        <w:numPr>
          <w:ilvl w:val="0"/>
          <w:numId w:val="20"/>
        </w:numPr>
        <w:rPr>
          <w:iCs/>
        </w:rPr>
      </w:pPr>
      <w:r>
        <w:rPr>
          <w:iCs/>
        </w:rPr>
        <w:t xml:space="preserve">Status </w:t>
      </w:r>
      <w:proofErr w:type="spellStart"/>
      <w:r>
        <w:rPr>
          <w:iCs/>
        </w:rPr>
        <w:t>code</w:t>
      </w:r>
      <w:proofErr w:type="spellEnd"/>
      <w:r>
        <w:rPr>
          <w:iCs/>
        </w:rPr>
        <w:t xml:space="preserve">: </w:t>
      </w:r>
    </w:p>
    <w:p w14:paraId="0DF75022" w14:textId="7E61DC3A" w:rsidR="00E32AFC" w:rsidRDefault="00E32AFC" w:rsidP="00062F19">
      <w:pPr>
        <w:pStyle w:val="Odstavecseseznamem"/>
        <w:rPr>
          <w:iCs/>
        </w:rPr>
      </w:pPr>
      <w:r>
        <w:rPr>
          <w:iCs/>
        </w:rPr>
        <w:t xml:space="preserve">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– „Age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between</w:t>
      </w:r>
      <w:proofErr w:type="spellEnd"/>
      <w:r>
        <w:rPr>
          <w:iCs/>
        </w:rPr>
        <w:t xml:space="preserve"> 1-150,</w:t>
      </w:r>
    </w:p>
    <w:p w14:paraId="510ED0AE" w14:textId="46F0CA14" w:rsidR="00E32AFC" w:rsidRDefault="00E32AFC" w:rsidP="00E32AFC">
      <w:pPr>
        <w:pStyle w:val="Odstavecseseznamem"/>
        <w:rPr>
          <w:iCs/>
        </w:rPr>
      </w:pPr>
      <w:r>
        <w:rPr>
          <w:iCs/>
        </w:rPr>
        <w:t xml:space="preserve">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 xml:space="preserve">–  </w:t>
      </w:r>
      <w:proofErr w:type="spellStart"/>
      <w:r>
        <w:rPr>
          <w:iCs/>
        </w:rPr>
        <w:t>lastName</w:t>
      </w:r>
      <w:proofErr w:type="spellEnd"/>
      <w:proofErr w:type="gramEnd"/>
      <w:r>
        <w:rPr>
          <w:iCs/>
        </w:rPr>
        <w:t xml:space="preserve">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between</w:t>
      </w:r>
      <w:proofErr w:type="spellEnd"/>
      <w:r>
        <w:rPr>
          <w:iCs/>
        </w:rPr>
        <w:t xml:space="preserve"> 3-50 </w:t>
      </w:r>
      <w:proofErr w:type="spellStart"/>
      <w:r>
        <w:rPr>
          <w:iCs/>
        </w:rPr>
        <w:t>characters</w:t>
      </w:r>
      <w:proofErr w:type="spellEnd"/>
      <w:r>
        <w:rPr>
          <w:iCs/>
        </w:rPr>
        <w:t xml:space="preserve">, </w:t>
      </w:r>
    </w:p>
    <w:p w14:paraId="1623136D" w14:textId="63C9D575" w:rsidR="00E32AFC" w:rsidRPr="00E32AFC" w:rsidRDefault="00E32AFC" w:rsidP="00E32AFC">
      <w:pPr>
        <w:ind w:firstLine="720"/>
        <w:rPr>
          <w:iCs/>
        </w:rPr>
      </w:pPr>
      <w:r w:rsidRPr="00E32AFC">
        <w:rPr>
          <w:iCs/>
        </w:rPr>
        <w:t xml:space="preserve">400 </w:t>
      </w:r>
      <w:proofErr w:type="spellStart"/>
      <w:r w:rsidRPr="00E32AFC">
        <w:rPr>
          <w:iCs/>
        </w:rPr>
        <w:t>Bad</w:t>
      </w:r>
      <w:proofErr w:type="spellEnd"/>
      <w:r w:rsidRPr="00E32AFC">
        <w:rPr>
          <w:iCs/>
        </w:rPr>
        <w:t xml:space="preserve"> </w:t>
      </w:r>
      <w:proofErr w:type="spellStart"/>
      <w:r w:rsidRPr="00E32AFC">
        <w:rPr>
          <w:iCs/>
        </w:rPr>
        <w:t>request</w:t>
      </w:r>
      <w:proofErr w:type="spellEnd"/>
      <w:r w:rsidRPr="00E32AFC">
        <w:rPr>
          <w:iCs/>
        </w:rPr>
        <w:t xml:space="preserve"> – Email </w:t>
      </w:r>
      <w:proofErr w:type="spellStart"/>
      <w:r w:rsidRPr="00E32AFC">
        <w:rPr>
          <w:iCs/>
        </w:rPr>
        <w:t>must</w:t>
      </w:r>
      <w:proofErr w:type="spellEnd"/>
      <w:r w:rsidRPr="00E32AFC">
        <w:rPr>
          <w:iCs/>
        </w:rPr>
        <w:t xml:space="preserve"> </w:t>
      </w:r>
      <w:proofErr w:type="spellStart"/>
      <w:r w:rsidRPr="00E32AFC">
        <w:rPr>
          <w:iCs/>
        </w:rPr>
        <w:t>be</w:t>
      </w:r>
      <w:proofErr w:type="spellEnd"/>
      <w:r w:rsidRPr="00E32AFC">
        <w:rPr>
          <w:iCs/>
        </w:rPr>
        <w:t xml:space="preserve"> in forma *@</w:t>
      </w:r>
      <w:proofErr w:type="gramStart"/>
      <w:r w:rsidRPr="00E32AFC">
        <w:rPr>
          <w:iCs/>
        </w:rPr>
        <w:t>*.*</w:t>
      </w:r>
      <w:proofErr w:type="gramEnd"/>
    </w:p>
    <w:p w14:paraId="5AACFA1D" w14:textId="77777777" w:rsidR="00E32AFC" w:rsidRDefault="00E32AFC" w:rsidP="00062F19">
      <w:pPr>
        <w:pStyle w:val="Odstavecseseznamem"/>
        <w:numPr>
          <w:ilvl w:val="0"/>
          <w:numId w:val="20"/>
        </w:numPr>
        <w:rPr>
          <w:iCs/>
        </w:rPr>
      </w:pPr>
      <w:r>
        <w:rPr>
          <w:iCs/>
        </w:rPr>
        <w:t xml:space="preserve">Response: </w:t>
      </w:r>
    </w:p>
    <w:p w14:paraId="6FEFCDE0" w14:textId="77777777" w:rsidR="00062F19" w:rsidRPr="00062F19" w:rsidRDefault="00062F19" w:rsidP="00062F19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62F19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5DBA0A6D" w14:textId="0ED91710" w:rsidR="00062F19" w:rsidRPr="00062F19" w:rsidRDefault="00062F19" w:rsidP="00062F19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62F19">
        <w:rPr>
          <w:rFonts w:ascii="Courier New" w:hAnsi="Courier New" w:cs="Courier New"/>
          <w:color w:val="000000"/>
          <w:sz w:val="18"/>
          <w:szCs w:val="18"/>
        </w:rPr>
        <w:t>   </w:t>
      </w:r>
      <w:r w:rsidRPr="00062F19">
        <w:rPr>
          <w:rFonts w:ascii="Courier New" w:hAnsi="Courier New" w:cs="Courier New"/>
          <w:color w:val="A31515"/>
          <w:sz w:val="18"/>
          <w:szCs w:val="18"/>
        </w:rPr>
        <w:t>"id"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: </w:t>
      </w:r>
      <w:r w:rsidRPr="00062F19">
        <w:rPr>
          <w:rFonts w:ascii="Courier New" w:hAnsi="Courier New" w:cs="Courier New"/>
          <w:color w:val="098658"/>
          <w:sz w:val="18"/>
          <w:szCs w:val="18"/>
        </w:rPr>
        <w:t>1854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452EE1C5" w14:textId="77777777" w:rsidR="00062F19" w:rsidRPr="00062F19" w:rsidRDefault="00062F19" w:rsidP="00062F19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62F19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062F19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062F19">
        <w:rPr>
          <w:rFonts w:ascii="Courier New" w:hAnsi="Courier New" w:cs="Courier New"/>
          <w:color w:val="A31515"/>
          <w:sz w:val="18"/>
          <w:szCs w:val="18"/>
        </w:rPr>
        <w:t>firstName</w:t>
      </w:r>
      <w:proofErr w:type="spellEnd"/>
      <w:r w:rsidRPr="00062F19">
        <w:rPr>
          <w:rFonts w:ascii="Courier New" w:hAnsi="Courier New" w:cs="Courier New"/>
          <w:color w:val="A31515"/>
          <w:sz w:val="18"/>
          <w:szCs w:val="18"/>
        </w:rPr>
        <w:t>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: </w:t>
      </w:r>
      <w:r w:rsidRPr="00062F19">
        <w:rPr>
          <w:rFonts w:ascii="Courier New" w:hAnsi="Courier New" w:cs="Courier New"/>
          <w:color w:val="0451A5"/>
          <w:sz w:val="18"/>
          <w:szCs w:val="18"/>
        </w:rPr>
        <w:t>"Igor"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2982B2B" w14:textId="77777777" w:rsidR="00062F19" w:rsidRPr="00062F19" w:rsidRDefault="00062F19" w:rsidP="00062F19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62F19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062F19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062F19">
        <w:rPr>
          <w:rFonts w:ascii="Courier New" w:hAnsi="Courier New" w:cs="Courier New"/>
          <w:color w:val="A31515"/>
          <w:sz w:val="18"/>
          <w:szCs w:val="18"/>
        </w:rPr>
        <w:t>lastName</w:t>
      </w:r>
      <w:proofErr w:type="spellEnd"/>
      <w:r w:rsidRPr="00062F19">
        <w:rPr>
          <w:rFonts w:ascii="Courier New" w:hAnsi="Courier New" w:cs="Courier New"/>
          <w:color w:val="A31515"/>
          <w:sz w:val="18"/>
          <w:szCs w:val="18"/>
        </w:rPr>
        <w:t>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: </w:t>
      </w:r>
      <w:r w:rsidRPr="00062F19">
        <w:rPr>
          <w:rFonts w:ascii="Courier New" w:hAnsi="Courier New" w:cs="Courier New"/>
          <w:color w:val="0451A5"/>
          <w:sz w:val="18"/>
          <w:szCs w:val="18"/>
        </w:rPr>
        <w:t>"BU"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2BCD9FB" w14:textId="77777777" w:rsidR="00062F19" w:rsidRPr="00062F19" w:rsidRDefault="00062F19" w:rsidP="00062F19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62F19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062F19">
        <w:rPr>
          <w:rFonts w:ascii="Courier New" w:hAnsi="Courier New" w:cs="Courier New"/>
          <w:color w:val="A31515"/>
          <w:sz w:val="18"/>
          <w:szCs w:val="18"/>
        </w:rPr>
        <w:t>"email"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: </w:t>
      </w:r>
      <w:r w:rsidRPr="00062F19">
        <w:rPr>
          <w:rFonts w:ascii="Courier New" w:hAnsi="Courier New" w:cs="Courier New"/>
          <w:color w:val="0451A5"/>
          <w:sz w:val="18"/>
          <w:szCs w:val="18"/>
        </w:rPr>
        <w:t>"burtik1mail.com"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2031EFD" w14:textId="77777777" w:rsidR="00062F19" w:rsidRPr="00062F19" w:rsidRDefault="00062F19" w:rsidP="00062F19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62F19">
        <w:rPr>
          <w:rFonts w:ascii="Courier New" w:hAnsi="Courier New" w:cs="Courier New"/>
          <w:color w:val="000000"/>
          <w:sz w:val="18"/>
          <w:szCs w:val="18"/>
        </w:rPr>
        <w:t>    </w:t>
      </w:r>
      <w:r w:rsidRPr="00062F19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062F19">
        <w:rPr>
          <w:rFonts w:ascii="Courier New" w:hAnsi="Courier New" w:cs="Courier New"/>
          <w:color w:val="A31515"/>
          <w:sz w:val="18"/>
          <w:szCs w:val="18"/>
        </w:rPr>
        <w:t>age</w:t>
      </w:r>
      <w:proofErr w:type="spellEnd"/>
      <w:r w:rsidRPr="00062F19">
        <w:rPr>
          <w:rFonts w:ascii="Courier New" w:hAnsi="Courier New" w:cs="Courier New"/>
          <w:color w:val="A31515"/>
          <w:sz w:val="18"/>
          <w:szCs w:val="18"/>
        </w:rPr>
        <w:t>"</w:t>
      </w:r>
      <w:r w:rsidRPr="00062F19">
        <w:rPr>
          <w:rFonts w:ascii="Courier New" w:hAnsi="Courier New" w:cs="Courier New"/>
          <w:color w:val="000000"/>
          <w:sz w:val="18"/>
          <w:szCs w:val="18"/>
        </w:rPr>
        <w:t>: </w:t>
      </w:r>
      <w:r w:rsidRPr="00062F19">
        <w:rPr>
          <w:rFonts w:ascii="Courier New" w:hAnsi="Courier New" w:cs="Courier New"/>
          <w:color w:val="098658"/>
          <w:sz w:val="18"/>
          <w:szCs w:val="18"/>
        </w:rPr>
        <w:t>151</w:t>
      </w:r>
    </w:p>
    <w:p w14:paraId="7CC8C193" w14:textId="77777777" w:rsidR="00062F19" w:rsidRPr="00062F19" w:rsidRDefault="00062F19" w:rsidP="00062F19">
      <w:pPr>
        <w:pStyle w:val="Odstavecseseznamem"/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62F1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0DAC005" w14:textId="77777777" w:rsidR="00E32AFC" w:rsidRDefault="00E32AFC" w:rsidP="00062F19">
      <w:pPr>
        <w:pStyle w:val="Odstavecseseznamem"/>
        <w:numPr>
          <w:ilvl w:val="0"/>
          <w:numId w:val="20"/>
        </w:numPr>
        <w:rPr>
          <w:iCs/>
        </w:rPr>
      </w:pPr>
      <w:r w:rsidRPr="00134E37">
        <w:rPr>
          <w:iCs/>
        </w:rPr>
        <w:t xml:space="preserve">Database </w:t>
      </w:r>
      <w:proofErr w:type="spellStart"/>
      <w:r w:rsidRPr="00134E37">
        <w:rPr>
          <w:iCs/>
        </w:rPr>
        <w:t>check</w:t>
      </w:r>
      <w:proofErr w:type="spellEnd"/>
      <w:r>
        <w:rPr>
          <w:iCs/>
        </w:rPr>
        <w:t xml:space="preserve">: Kontrola dat podle přiřazeného id </w:t>
      </w:r>
    </w:p>
    <w:p w14:paraId="13056379" w14:textId="77777777" w:rsidR="00E32AFC" w:rsidRDefault="00E32AFC" w:rsidP="00E32AFC">
      <w:pPr>
        <w:rPr>
          <w:iCs/>
        </w:rPr>
      </w:pPr>
    </w:p>
    <w:p w14:paraId="50C5E2E9" w14:textId="77777777" w:rsidR="00E32AFC" w:rsidRDefault="00E32AFC" w:rsidP="00E32AFC">
      <w:pPr>
        <w:rPr>
          <w:iCs/>
        </w:rPr>
      </w:pPr>
      <w:r>
        <w:rPr>
          <w:iCs/>
        </w:rPr>
        <w:t xml:space="preserve">Validační kritéria: </w:t>
      </w:r>
    </w:p>
    <w:p w14:paraId="529EE933" w14:textId="77777777" w:rsidR="00E32AFC" w:rsidRDefault="00E32AFC" w:rsidP="00E32AFC">
      <w:pPr>
        <w:pStyle w:val="Odstavecseseznamem"/>
        <w:numPr>
          <w:ilvl w:val="0"/>
          <w:numId w:val="15"/>
        </w:numPr>
        <w:rPr>
          <w:iCs/>
        </w:rPr>
      </w:pPr>
      <w:r>
        <w:rPr>
          <w:iCs/>
        </w:rPr>
        <w:t>Všechny atributy jsou povinné (</w:t>
      </w:r>
      <w:proofErr w:type="spellStart"/>
      <w:r>
        <w:rPr>
          <w:iCs/>
        </w:rPr>
        <w:t>firstName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lastName</w:t>
      </w:r>
      <w:proofErr w:type="spellEnd"/>
      <w:r>
        <w:rPr>
          <w:iCs/>
        </w:rPr>
        <w:t xml:space="preserve">, email, </w:t>
      </w:r>
      <w:proofErr w:type="spellStart"/>
      <w:r>
        <w:rPr>
          <w:iCs/>
        </w:rPr>
        <w:t>age</w:t>
      </w:r>
      <w:proofErr w:type="spellEnd"/>
      <w:r>
        <w:rPr>
          <w:iCs/>
        </w:rPr>
        <w:t xml:space="preserve">). Pokud atribut chybí,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(+ </w:t>
      </w:r>
      <w:proofErr w:type="spellStart"/>
      <w:r>
        <w:rPr>
          <w:iCs/>
        </w:rPr>
        <w:t>info</w:t>
      </w:r>
      <w:proofErr w:type="spellEnd"/>
      <w:r>
        <w:rPr>
          <w:iCs/>
        </w:rPr>
        <w:t xml:space="preserve"> jaké povinné atributy chybí) </w:t>
      </w:r>
    </w:p>
    <w:p w14:paraId="35651A3A" w14:textId="77777777" w:rsidR="00E32AFC" w:rsidRDefault="00E32AFC" w:rsidP="00E32AFC">
      <w:pPr>
        <w:pStyle w:val="Odstavecseseznamem"/>
        <w:numPr>
          <w:ilvl w:val="0"/>
          <w:numId w:val="15"/>
        </w:numPr>
        <w:rPr>
          <w:iCs/>
        </w:rPr>
      </w:pPr>
      <w:r>
        <w:rPr>
          <w:iCs/>
        </w:rPr>
        <w:t xml:space="preserve">Všechny atributy se ukládají do databáze </w:t>
      </w:r>
      <w:proofErr w:type="spellStart"/>
      <w:proofErr w:type="gramStart"/>
      <w:r>
        <w:rPr>
          <w:iCs/>
        </w:rPr>
        <w:t>lowerCase</w:t>
      </w:r>
      <w:proofErr w:type="spellEnd"/>
      <w:r>
        <w:rPr>
          <w:iCs/>
        </w:rPr>
        <w:t>(</w:t>
      </w:r>
      <w:proofErr w:type="gramEnd"/>
      <w:r>
        <w:rPr>
          <w:iCs/>
        </w:rPr>
        <w:t xml:space="preserve">). </w:t>
      </w:r>
    </w:p>
    <w:p w14:paraId="02ABEE9A" w14:textId="77777777" w:rsidR="00E32AFC" w:rsidRDefault="00E32AFC" w:rsidP="00E32AFC">
      <w:pPr>
        <w:pStyle w:val="Odstavecseseznamem"/>
        <w:numPr>
          <w:ilvl w:val="0"/>
          <w:numId w:val="15"/>
        </w:numPr>
        <w:rPr>
          <w:iCs/>
        </w:rPr>
      </w:pPr>
      <w:r>
        <w:rPr>
          <w:iCs/>
        </w:rPr>
        <w:t xml:space="preserve">Kritéria hodnot atributů: </w:t>
      </w:r>
    </w:p>
    <w:p w14:paraId="18ED4105" w14:textId="77777777" w:rsidR="00E32AFC" w:rsidRDefault="00E32AFC" w:rsidP="00E32AFC">
      <w:pPr>
        <w:pStyle w:val="Odstavecseseznamem"/>
        <w:numPr>
          <w:ilvl w:val="1"/>
          <w:numId w:val="15"/>
        </w:numPr>
        <w:rPr>
          <w:iCs/>
        </w:rPr>
      </w:pPr>
      <w:r>
        <w:rPr>
          <w:iCs/>
        </w:rPr>
        <w:t xml:space="preserve">Age v rozmezí 1-150 (jinak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– Age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between</w:t>
      </w:r>
      <w:proofErr w:type="spellEnd"/>
      <w:r>
        <w:rPr>
          <w:iCs/>
        </w:rPr>
        <w:t xml:space="preserve"> 1-150)</w:t>
      </w:r>
    </w:p>
    <w:p w14:paraId="60E423B3" w14:textId="77777777" w:rsidR="00E32AFC" w:rsidRDefault="00E32AFC" w:rsidP="00E32AFC">
      <w:pPr>
        <w:pStyle w:val="Odstavecseseznamem"/>
        <w:numPr>
          <w:ilvl w:val="1"/>
          <w:numId w:val="15"/>
        </w:numPr>
        <w:rPr>
          <w:iCs/>
        </w:rPr>
      </w:pPr>
      <w:proofErr w:type="spellStart"/>
      <w:r>
        <w:rPr>
          <w:iCs/>
        </w:rPr>
        <w:t>firstName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lastName</w:t>
      </w:r>
      <w:proofErr w:type="spellEnd"/>
      <w:r>
        <w:rPr>
          <w:iCs/>
        </w:rPr>
        <w:t xml:space="preserve"> v rozmezí 3-50 znaků (jinak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 – </w:t>
      </w:r>
      <w:proofErr w:type="spellStart"/>
      <w:proofErr w:type="gramStart"/>
      <w:r>
        <w:rPr>
          <w:iCs/>
        </w:rPr>
        <w:t>firstName,lastName</w:t>
      </w:r>
      <w:proofErr w:type="spellEnd"/>
      <w:proofErr w:type="gramEnd"/>
      <w:r>
        <w:rPr>
          <w:iCs/>
        </w:rPr>
        <w:t xml:space="preserve">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between</w:t>
      </w:r>
      <w:proofErr w:type="spellEnd"/>
      <w:r>
        <w:rPr>
          <w:iCs/>
        </w:rPr>
        <w:t xml:space="preserve"> 3-50 </w:t>
      </w:r>
      <w:proofErr w:type="spellStart"/>
      <w:r>
        <w:rPr>
          <w:iCs/>
        </w:rPr>
        <w:t>characters</w:t>
      </w:r>
      <w:proofErr w:type="spellEnd"/>
      <w:r>
        <w:rPr>
          <w:iCs/>
        </w:rPr>
        <w:t>)</w:t>
      </w:r>
    </w:p>
    <w:p w14:paraId="2B3A746D" w14:textId="77777777" w:rsidR="00E32AFC" w:rsidRDefault="00E32AFC" w:rsidP="00E32AFC">
      <w:pPr>
        <w:pStyle w:val="Odstavecseseznamem"/>
        <w:numPr>
          <w:ilvl w:val="1"/>
          <w:numId w:val="15"/>
        </w:numPr>
        <w:rPr>
          <w:iCs/>
        </w:rPr>
      </w:pPr>
      <w:r>
        <w:rPr>
          <w:iCs/>
        </w:rPr>
        <w:t xml:space="preserve">Email musí obsahovat „@“, „.“ Jinak 400 </w:t>
      </w:r>
      <w:proofErr w:type="spellStart"/>
      <w:r>
        <w:rPr>
          <w:iCs/>
        </w:rPr>
        <w:t>Bad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request</w:t>
      </w:r>
      <w:proofErr w:type="spellEnd"/>
      <w:r>
        <w:rPr>
          <w:iCs/>
        </w:rPr>
        <w:t xml:space="preserve">: Email </w:t>
      </w:r>
      <w:proofErr w:type="spellStart"/>
      <w:r>
        <w:rPr>
          <w:iCs/>
        </w:rPr>
        <w:t>must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</w:t>
      </w:r>
      <w:proofErr w:type="spellEnd"/>
      <w:r>
        <w:rPr>
          <w:iCs/>
        </w:rPr>
        <w:t xml:space="preserve"> in </w:t>
      </w:r>
      <w:proofErr w:type="spellStart"/>
      <w:r>
        <w:rPr>
          <w:iCs/>
        </w:rPr>
        <w:t>format</w:t>
      </w:r>
      <w:proofErr w:type="spellEnd"/>
      <w:r>
        <w:rPr>
          <w:iCs/>
        </w:rPr>
        <w:t xml:space="preserve"> </w:t>
      </w:r>
      <w:hyperlink r:id="rId14" w:history="1">
        <w:r w:rsidRPr="004C4F1D">
          <w:rPr>
            <w:rStyle w:val="Hypertextovodkaz"/>
            <w:iCs/>
          </w:rPr>
          <w:t>*@*.*</w:t>
        </w:r>
      </w:hyperlink>
    </w:p>
    <w:p w14:paraId="49F60371" w14:textId="77777777" w:rsidR="00E32AFC" w:rsidRDefault="00E32AFC" w:rsidP="00631A3A">
      <w:pPr>
        <w:rPr>
          <w:i/>
        </w:rPr>
      </w:pPr>
    </w:p>
    <w:p w14:paraId="1F23F986" w14:textId="77777777" w:rsidR="00FD5E78" w:rsidRDefault="00FD5E78" w:rsidP="00631A3A">
      <w:pPr>
        <w:rPr>
          <w:i/>
        </w:rPr>
      </w:pPr>
    </w:p>
    <w:p w14:paraId="1EBEA22F" w14:textId="77777777" w:rsidR="00FD5E78" w:rsidRDefault="00FD5E78" w:rsidP="00631A3A">
      <w:pPr>
        <w:rPr>
          <w:i/>
        </w:rPr>
      </w:pPr>
    </w:p>
    <w:p w14:paraId="23C5717A" w14:textId="77777777" w:rsidR="00FD5E78" w:rsidRDefault="00FD5E78" w:rsidP="00631A3A">
      <w:pPr>
        <w:rPr>
          <w:i/>
        </w:rPr>
      </w:pPr>
    </w:p>
    <w:p w14:paraId="39D07862" w14:textId="77777777" w:rsidR="00FD5E78" w:rsidRDefault="00FD5E78" w:rsidP="00631A3A">
      <w:pPr>
        <w:rPr>
          <w:i/>
        </w:rPr>
      </w:pPr>
    </w:p>
    <w:p w14:paraId="5F02C5FF" w14:textId="77777777" w:rsidR="00FD5E78" w:rsidRDefault="00FD5E78" w:rsidP="00631A3A">
      <w:pPr>
        <w:rPr>
          <w:i/>
        </w:rPr>
      </w:pPr>
    </w:p>
    <w:p w14:paraId="35A01DD5" w14:textId="77777777" w:rsidR="00FD5E78" w:rsidRDefault="00FD5E78" w:rsidP="00631A3A">
      <w:pPr>
        <w:rPr>
          <w:i/>
        </w:rPr>
      </w:pPr>
    </w:p>
    <w:p w14:paraId="0FE22C9C" w14:textId="77777777" w:rsidR="00FD5E78" w:rsidRDefault="00FD5E78" w:rsidP="00631A3A">
      <w:pPr>
        <w:rPr>
          <w:i/>
        </w:rPr>
      </w:pPr>
    </w:p>
    <w:p w14:paraId="198C8F99" w14:textId="77777777" w:rsidR="00FD5E78" w:rsidRDefault="00FD5E78" w:rsidP="00631A3A">
      <w:pPr>
        <w:rPr>
          <w:i/>
        </w:rPr>
      </w:pPr>
    </w:p>
    <w:p w14:paraId="4B3CA26D" w14:textId="77777777" w:rsidR="00FD5E78" w:rsidRDefault="00FD5E78" w:rsidP="00631A3A">
      <w:pPr>
        <w:rPr>
          <w:i/>
        </w:rPr>
      </w:pPr>
    </w:p>
    <w:p w14:paraId="7D34A760" w14:textId="77777777" w:rsidR="00FD5E78" w:rsidRDefault="00FD5E78" w:rsidP="00631A3A">
      <w:pPr>
        <w:rPr>
          <w:i/>
        </w:rPr>
      </w:pPr>
    </w:p>
    <w:p w14:paraId="49517E4A" w14:textId="77777777" w:rsidR="00FD5E78" w:rsidRPr="00631A3A" w:rsidRDefault="00FD5E78" w:rsidP="00631A3A">
      <w:pPr>
        <w:rPr>
          <w:i/>
        </w:rPr>
      </w:pPr>
    </w:p>
    <w:p w14:paraId="500A1722" w14:textId="77777777" w:rsidR="008B3CAA" w:rsidRDefault="00000000">
      <w:pPr>
        <w:pStyle w:val="Nadpis1"/>
      </w:pPr>
      <w:bookmarkStart w:id="8" w:name="_heading=h.tyjcwt" w:colFirst="0" w:colLast="0"/>
      <w:bookmarkEnd w:id="8"/>
      <w:proofErr w:type="gramStart"/>
      <w:r>
        <w:t>EXEKUCE  TESTŮ</w:t>
      </w:r>
      <w:proofErr w:type="gramEnd"/>
    </w:p>
    <w:p w14:paraId="2E265E80" w14:textId="0D9E7D5B" w:rsidR="008B3CAA" w:rsidRPr="001873BF" w:rsidRDefault="00E7684D" w:rsidP="001873BF">
      <w:pPr>
        <w:pStyle w:val="Odstavecseseznamem"/>
        <w:numPr>
          <w:ilvl w:val="0"/>
          <w:numId w:val="4"/>
        </w:numPr>
        <w:rPr>
          <w:rFonts w:ascii="Roboto" w:eastAsia="Roboto" w:hAnsi="Roboto" w:cs="Roboto"/>
          <w:iCs/>
        </w:rPr>
      </w:pPr>
      <w:r w:rsidRPr="001873BF">
        <w:rPr>
          <w:rFonts w:ascii="Roboto" w:eastAsia="Roboto" w:hAnsi="Roboto" w:cs="Roboto"/>
          <w:iCs/>
        </w:rPr>
        <w:t>Výsledek testovacího scénáře GET – Test prošel bez chyb</w:t>
      </w:r>
    </w:p>
    <w:p w14:paraId="43234CF9" w14:textId="7958D505" w:rsidR="00E7684D" w:rsidRPr="00E7684D" w:rsidRDefault="00E7684D">
      <w:pPr>
        <w:rPr>
          <w:iCs/>
        </w:rPr>
      </w:pPr>
      <w:r w:rsidRPr="00E7684D">
        <w:rPr>
          <w:iCs/>
          <w:noProof/>
        </w:rPr>
        <w:drawing>
          <wp:inline distT="0" distB="0" distL="0" distR="0" wp14:anchorId="5FF11900" wp14:editId="27200135">
            <wp:extent cx="5733415" cy="1656715"/>
            <wp:effectExtent l="0" t="0" r="635" b="635"/>
            <wp:docPr id="652992032" name="Obrázek 1" descr="Obsah obrázku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92032" name="Obrázek 1" descr="Obsah obrázku snímek obrazovky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249A" w14:textId="1BC3E31A" w:rsidR="008B3CAA" w:rsidRDefault="00BA4C47" w:rsidP="00BA4C47">
      <w:pPr>
        <w:pStyle w:val="Odstavecseseznamem"/>
        <w:numPr>
          <w:ilvl w:val="0"/>
          <w:numId w:val="4"/>
        </w:numPr>
      </w:pPr>
      <w:r>
        <w:t xml:space="preserve">Výsledek testovacího scénáře </w:t>
      </w:r>
      <w:proofErr w:type="gramStart"/>
      <w:r>
        <w:t>GET- Neprošel</w:t>
      </w:r>
      <w:proofErr w:type="gramEnd"/>
      <w:r>
        <w:t xml:space="preserve"> – Chyba statusu 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</w:p>
    <w:p w14:paraId="335EB20A" w14:textId="6F11CB07" w:rsidR="00BA4C47" w:rsidRDefault="00BA4C47" w:rsidP="00BA4C47">
      <w:pPr>
        <w:ind w:left="360"/>
      </w:pPr>
      <w:r w:rsidRPr="00BA4C47">
        <w:rPr>
          <w:noProof/>
        </w:rPr>
        <w:drawing>
          <wp:inline distT="0" distB="0" distL="0" distR="0" wp14:anchorId="18A6C30E" wp14:editId="2AE24EE4">
            <wp:extent cx="5733415" cy="1718945"/>
            <wp:effectExtent l="0" t="0" r="635" b="0"/>
            <wp:docPr id="1795913324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3324" name="Obrázek 1" descr="Obsah obrázku text, snímek obrazovky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6BE7" w14:textId="5808C7BF" w:rsidR="00FD5E78" w:rsidRDefault="00FD5E78" w:rsidP="00FD5E78">
      <w:pPr>
        <w:pStyle w:val="Odstavecseseznamem"/>
        <w:numPr>
          <w:ilvl w:val="0"/>
          <w:numId w:val="4"/>
        </w:numPr>
      </w:pPr>
      <w:r>
        <w:t>Výsledek testovacího scénáře DELETE – TEST prošel status 200 OK</w:t>
      </w:r>
    </w:p>
    <w:p w14:paraId="3838A536" w14:textId="65B447FA" w:rsidR="00FD5E78" w:rsidRDefault="00FD5E78" w:rsidP="00FD5E78">
      <w:pPr>
        <w:ind w:left="360"/>
      </w:pPr>
      <w:r w:rsidRPr="00FD5E78">
        <w:rPr>
          <w:noProof/>
        </w:rPr>
        <w:drawing>
          <wp:inline distT="0" distB="0" distL="0" distR="0" wp14:anchorId="503A33A3" wp14:editId="2028B58D">
            <wp:extent cx="5733415" cy="1583690"/>
            <wp:effectExtent l="0" t="0" r="635" b="0"/>
            <wp:docPr id="1985672981" name="Obrázek 1" descr="Obsah obrázku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72981" name="Obrázek 1" descr="Obsah obrázku snímek obrazovky,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945B" w14:textId="77777777" w:rsidR="00857015" w:rsidRDefault="00857015" w:rsidP="00857015">
      <w:pPr>
        <w:pStyle w:val="Odstavecseseznamem"/>
        <w:numPr>
          <w:ilvl w:val="0"/>
          <w:numId w:val="4"/>
        </w:numPr>
      </w:pPr>
      <w:r>
        <w:t xml:space="preserve">Výsledek testovacího scénáře DELETE – TEST </w:t>
      </w:r>
      <w:proofErr w:type="gramStart"/>
      <w:r>
        <w:t>neprošel - Chyba</w:t>
      </w:r>
      <w:proofErr w:type="gramEnd"/>
      <w:r>
        <w:t xml:space="preserve"> statusu 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</w:p>
    <w:p w14:paraId="13F58541" w14:textId="073C2DB6" w:rsidR="00857015" w:rsidRDefault="00857015" w:rsidP="00FD5E78">
      <w:pPr>
        <w:ind w:left="360"/>
      </w:pPr>
      <w:r w:rsidRPr="00857015">
        <w:rPr>
          <w:noProof/>
        </w:rPr>
        <w:lastRenderedPageBreak/>
        <w:drawing>
          <wp:inline distT="0" distB="0" distL="0" distR="0" wp14:anchorId="2AB241BC" wp14:editId="1613B657">
            <wp:extent cx="5733415" cy="2059940"/>
            <wp:effectExtent l="0" t="0" r="635" b="0"/>
            <wp:docPr id="1025982055" name="Obrázek 1" descr="Obsah obrázku text, software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82055" name="Obrázek 1" descr="Obsah obrázku text, software, řada/pruh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4727" w14:textId="4AA3B08C" w:rsidR="00E32AFC" w:rsidRDefault="00E32AFC" w:rsidP="00E32AFC">
      <w:pPr>
        <w:pStyle w:val="Odstavecseseznamem"/>
        <w:numPr>
          <w:ilvl w:val="0"/>
          <w:numId w:val="4"/>
        </w:numPr>
      </w:pPr>
      <w:r>
        <w:t xml:space="preserve">Výsledek testovacího scénáře POST – Test neprošel – Chyba statusu 200 ok </w:t>
      </w:r>
    </w:p>
    <w:p w14:paraId="70A3E6F1" w14:textId="77777777" w:rsidR="00E32AFC" w:rsidRDefault="00E32AFC" w:rsidP="00E32AFC">
      <w:pPr>
        <w:pStyle w:val="Odstavecseseznamem"/>
      </w:pPr>
    </w:p>
    <w:p w14:paraId="424B208B" w14:textId="146E9056" w:rsidR="00E32AFC" w:rsidRDefault="00E32AFC" w:rsidP="00E32AFC">
      <w:pPr>
        <w:pStyle w:val="Odstavecseseznamem"/>
      </w:pPr>
      <w:r>
        <w:t xml:space="preserve">Chyby v databázi: </w:t>
      </w:r>
    </w:p>
    <w:p w14:paraId="1A692E5F" w14:textId="2625D524" w:rsidR="00E32AFC" w:rsidRDefault="00E32AFC" w:rsidP="00E32AFC">
      <w:pPr>
        <w:pStyle w:val="Odstavecseseznamem"/>
      </w:pP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není </w:t>
      </w:r>
      <w:proofErr w:type="spellStart"/>
      <w:proofErr w:type="gramStart"/>
      <w:r>
        <w:t>lowerCase</w:t>
      </w:r>
      <w:proofErr w:type="spellEnd"/>
      <w:r>
        <w:t>(</w:t>
      </w:r>
      <w:proofErr w:type="gramEnd"/>
      <w:r>
        <w:t>)</w:t>
      </w:r>
    </w:p>
    <w:p w14:paraId="40059133" w14:textId="77777777" w:rsidR="00E32AFC" w:rsidRDefault="00E32AFC" w:rsidP="00E32AFC"/>
    <w:p w14:paraId="1427456B" w14:textId="371AC4CD" w:rsidR="00E32AFC" w:rsidRDefault="00E32AFC" w:rsidP="00E32AFC">
      <w:r w:rsidRPr="00E32AFC">
        <w:rPr>
          <w:noProof/>
        </w:rPr>
        <w:drawing>
          <wp:inline distT="0" distB="0" distL="0" distR="0" wp14:anchorId="18FCB84E" wp14:editId="5D0B092C">
            <wp:extent cx="5733415" cy="1711325"/>
            <wp:effectExtent l="0" t="0" r="635" b="3175"/>
            <wp:docPr id="2027517400" name="Obrázek 1" descr="Obsah obrázku text, software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7400" name="Obrázek 1" descr="Obsah obrázku text, software, řada/pruh, snímek obrazovky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66EF" w14:textId="75CB6C26" w:rsidR="00E32AFC" w:rsidRDefault="00E32AFC" w:rsidP="00E32AFC">
      <w:r w:rsidRPr="00E32AFC">
        <w:rPr>
          <w:noProof/>
        </w:rPr>
        <w:drawing>
          <wp:inline distT="0" distB="0" distL="0" distR="0" wp14:anchorId="2060A00F" wp14:editId="68BE11D4">
            <wp:extent cx="3304540" cy="2980271"/>
            <wp:effectExtent l="0" t="0" r="0" b="0"/>
            <wp:docPr id="1269098473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98473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212" cy="29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BBC9" w14:textId="77777777" w:rsidR="00E32AFC" w:rsidRDefault="00E32AFC" w:rsidP="00E32AFC"/>
    <w:p w14:paraId="4F709E0A" w14:textId="7B5909D6" w:rsidR="00E32AFC" w:rsidRDefault="00062F19" w:rsidP="00E32AFC">
      <w:pPr>
        <w:pStyle w:val="Odstavecseseznamem"/>
        <w:numPr>
          <w:ilvl w:val="0"/>
          <w:numId w:val="4"/>
        </w:numPr>
      </w:pPr>
      <w:r>
        <w:t>Výsledek testovacího scénáře POST – Test neprošel – Chyba statusu 200 ok</w:t>
      </w:r>
    </w:p>
    <w:p w14:paraId="74926B74" w14:textId="1222083F" w:rsidR="00062F19" w:rsidRDefault="00062F19" w:rsidP="00062F19">
      <w:r w:rsidRPr="00062F19">
        <w:rPr>
          <w:noProof/>
        </w:rPr>
        <w:lastRenderedPageBreak/>
        <w:drawing>
          <wp:inline distT="0" distB="0" distL="0" distR="0" wp14:anchorId="3EA314E8" wp14:editId="1B5C3ECF">
            <wp:extent cx="5733415" cy="2058670"/>
            <wp:effectExtent l="0" t="0" r="635" b="0"/>
            <wp:docPr id="336402451" name="Obrázek 1" descr="Obsah obrázku text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02451" name="Obrázek 1" descr="Obsah obrázku text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E861" w14:textId="77777777" w:rsidR="00062F19" w:rsidRPr="00062F19" w:rsidRDefault="00062F19" w:rsidP="00E32AFC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I přes validační kritéria se záznam uložil do databáze s chybami: </w:t>
      </w:r>
    </w:p>
    <w:p w14:paraId="521F7167" w14:textId="77777777" w:rsidR="00062F19" w:rsidRPr="00062F19" w:rsidRDefault="00062F19" w:rsidP="00062F19">
      <w:pPr>
        <w:rPr>
          <w:rFonts w:ascii="Roboto" w:eastAsia="Roboto" w:hAnsi="Roboto" w:cs="Roboto"/>
        </w:rPr>
      </w:pPr>
      <w:proofErr w:type="spellStart"/>
      <w:r w:rsidRPr="00062F19">
        <w:rPr>
          <w:rFonts w:ascii="Roboto" w:eastAsia="Roboto" w:hAnsi="Roboto" w:cs="Roboto"/>
        </w:rPr>
        <w:t>firstName</w:t>
      </w:r>
      <w:proofErr w:type="spellEnd"/>
      <w:r w:rsidRPr="00062F19">
        <w:rPr>
          <w:rFonts w:ascii="Roboto" w:eastAsia="Roboto" w:hAnsi="Roboto" w:cs="Roboto"/>
        </w:rPr>
        <w:t xml:space="preserve">, </w:t>
      </w:r>
      <w:proofErr w:type="spellStart"/>
      <w:r w:rsidRPr="00062F19">
        <w:rPr>
          <w:rFonts w:ascii="Roboto" w:eastAsia="Roboto" w:hAnsi="Roboto" w:cs="Roboto"/>
        </w:rPr>
        <w:t>lastName</w:t>
      </w:r>
      <w:proofErr w:type="spellEnd"/>
      <w:r w:rsidRPr="00062F19">
        <w:rPr>
          <w:rFonts w:ascii="Roboto" w:eastAsia="Roboto" w:hAnsi="Roboto" w:cs="Roboto"/>
        </w:rPr>
        <w:t xml:space="preserve"> není </w:t>
      </w:r>
      <w:proofErr w:type="spellStart"/>
      <w:proofErr w:type="gramStart"/>
      <w:r w:rsidRPr="00062F19">
        <w:rPr>
          <w:rFonts w:ascii="Roboto" w:eastAsia="Roboto" w:hAnsi="Roboto" w:cs="Roboto"/>
        </w:rPr>
        <w:t>lowerCase</w:t>
      </w:r>
      <w:proofErr w:type="spellEnd"/>
      <w:r w:rsidRPr="00062F19">
        <w:rPr>
          <w:rFonts w:ascii="Roboto" w:eastAsia="Roboto" w:hAnsi="Roboto" w:cs="Roboto"/>
        </w:rPr>
        <w:t>(</w:t>
      </w:r>
      <w:proofErr w:type="gramEnd"/>
      <w:r w:rsidRPr="00062F19">
        <w:rPr>
          <w:rFonts w:ascii="Roboto" w:eastAsia="Roboto" w:hAnsi="Roboto" w:cs="Roboto"/>
        </w:rPr>
        <w:t>)</w:t>
      </w:r>
    </w:p>
    <w:p w14:paraId="5E45B1F2" w14:textId="77777777" w:rsidR="00062F19" w:rsidRPr="00062F19" w:rsidRDefault="00062F19" w:rsidP="00062F19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nenastala chyba 400 </w:t>
      </w:r>
      <w:proofErr w:type="spellStart"/>
      <w:r w:rsidRPr="00062F19">
        <w:rPr>
          <w:rFonts w:ascii="Roboto" w:eastAsia="Roboto" w:hAnsi="Roboto" w:cs="Roboto"/>
        </w:rPr>
        <w:t>Bad</w:t>
      </w:r>
      <w:proofErr w:type="spellEnd"/>
      <w:r w:rsidRPr="00062F19">
        <w:rPr>
          <w:rFonts w:ascii="Roboto" w:eastAsia="Roboto" w:hAnsi="Roboto" w:cs="Roboto"/>
        </w:rPr>
        <w:t xml:space="preserve"> </w:t>
      </w:r>
      <w:proofErr w:type="spellStart"/>
      <w:r w:rsidRPr="00062F19">
        <w:rPr>
          <w:rFonts w:ascii="Roboto" w:eastAsia="Roboto" w:hAnsi="Roboto" w:cs="Roboto"/>
        </w:rPr>
        <w:t>request</w:t>
      </w:r>
      <w:proofErr w:type="spellEnd"/>
      <w:r w:rsidRPr="00062F19">
        <w:rPr>
          <w:rFonts w:ascii="Roboto" w:eastAsia="Roboto" w:hAnsi="Roboto" w:cs="Roboto"/>
        </w:rPr>
        <w:t xml:space="preserve"> pro </w:t>
      </w:r>
      <w:proofErr w:type="spellStart"/>
      <w:r w:rsidRPr="00062F19">
        <w:rPr>
          <w:rFonts w:ascii="Roboto" w:eastAsia="Roboto" w:hAnsi="Roboto" w:cs="Roboto"/>
        </w:rPr>
        <w:t>age</w:t>
      </w:r>
      <w:proofErr w:type="spellEnd"/>
    </w:p>
    <w:p w14:paraId="41CE47F1" w14:textId="77777777" w:rsidR="00062F19" w:rsidRPr="00062F19" w:rsidRDefault="00062F19" w:rsidP="00062F19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nenastala chyba 400 </w:t>
      </w:r>
      <w:proofErr w:type="spellStart"/>
      <w:r w:rsidRPr="00062F19">
        <w:rPr>
          <w:rFonts w:ascii="Roboto" w:eastAsia="Roboto" w:hAnsi="Roboto" w:cs="Roboto"/>
        </w:rPr>
        <w:t>Bad</w:t>
      </w:r>
      <w:proofErr w:type="spellEnd"/>
      <w:r w:rsidRPr="00062F19">
        <w:rPr>
          <w:rFonts w:ascii="Roboto" w:eastAsia="Roboto" w:hAnsi="Roboto" w:cs="Roboto"/>
        </w:rPr>
        <w:t xml:space="preserve"> </w:t>
      </w:r>
      <w:proofErr w:type="spellStart"/>
      <w:r w:rsidRPr="00062F19">
        <w:rPr>
          <w:rFonts w:ascii="Roboto" w:eastAsia="Roboto" w:hAnsi="Roboto" w:cs="Roboto"/>
        </w:rPr>
        <w:t>request</w:t>
      </w:r>
      <w:proofErr w:type="spellEnd"/>
      <w:r w:rsidRPr="00062F19">
        <w:rPr>
          <w:rFonts w:ascii="Roboto" w:eastAsia="Roboto" w:hAnsi="Roboto" w:cs="Roboto"/>
        </w:rPr>
        <w:t xml:space="preserve"> pro email </w:t>
      </w:r>
    </w:p>
    <w:p w14:paraId="30B4695B" w14:textId="202AB354" w:rsidR="00E32AFC" w:rsidRPr="00062F19" w:rsidRDefault="00062F19" w:rsidP="00062F19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nenastala chyba 400 </w:t>
      </w:r>
      <w:proofErr w:type="spellStart"/>
      <w:r w:rsidRPr="00062F19">
        <w:rPr>
          <w:rFonts w:ascii="Roboto" w:eastAsia="Roboto" w:hAnsi="Roboto" w:cs="Roboto"/>
        </w:rPr>
        <w:t>Bad</w:t>
      </w:r>
      <w:proofErr w:type="spellEnd"/>
      <w:r w:rsidRPr="00062F19">
        <w:rPr>
          <w:rFonts w:ascii="Roboto" w:eastAsia="Roboto" w:hAnsi="Roboto" w:cs="Roboto"/>
        </w:rPr>
        <w:t xml:space="preserve"> </w:t>
      </w:r>
      <w:proofErr w:type="spellStart"/>
      <w:r w:rsidRPr="00062F19">
        <w:rPr>
          <w:rFonts w:ascii="Roboto" w:eastAsia="Roboto" w:hAnsi="Roboto" w:cs="Roboto"/>
        </w:rPr>
        <w:t>request</w:t>
      </w:r>
      <w:proofErr w:type="spellEnd"/>
      <w:r w:rsidRPr="00062F19">
        <w:rPr>
          <w:rFonts w:ascii="Roboto" w:eastAsia="Roboto" w:hAnsi="Roboto" w:cs="Roboto"/>
        </w:rPr>
        <w:t xml:space="preserve"> pro počet znaků v </w:t>
      </w:r>
      <w:proofErr w:type="spellStart"/>
      <w:r w:rsidRPr="00062F19">
        <w:rPr>
          <w:rFonts w:ascii="Roboto" w:eastAsia="Roboto" w:hAnsi="Roboto" w:cs="Roboto"/>
        </w:rPr>
        <w:t>lastName</w:t>
      </w:r>
      <w:proofErr w:type="spellEnd"/>
      <w:r w:rsidRPr="00062F19">
        <w:rPr>
          <w:rFonts w:ascii="Roboto" w:eastAsia="Roboto" w:hAnsi="Roboto" w:cs="Roboto"/>
        </w:rPr>
        <w:t xml:space="preserve"> </w:t>
      </w:r>
    </w:p>
    <w:p w14:paraId="3DE00C2D" w14:textId="0FBC6F14" w:rsidR="00062F19" w:rsidRDefault="00062F19" w:rsidP="00E32AFC">
      <w:r w:rsidRPr="00062F19">
        <w:rPr>
          <w:noProof/>
        </w:rPr>
        <w:drawing>
          <wp:inline distT="0" distB="0" distL="0" distR="0" wp14:anchorId="4AFE0E6F" wp14:editId="0C6909DF">
            <wp:extent cx="5733415" cy="5141595"/>
            <wp:effectExtent l="0" t="0" r="635" b="1905"/>
            <wp:docPr id="1193638776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8776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E544" w14:textId="77777777" w:rsidR="00E32AFC" w:rsidRDefault="00E32AFC" w:rsidP="00E32AFC"/>
    <w:p w14:paraId="66FCE216" w14:textId="77777777" w:rsidR="008B3CAA" w:rsidRPr="00062F19" w:rsidRDefault="00000000">
      <w:pPr>
        <w:pStyle w:val="Nadpis1"/>
      </w:pPr>
      <w:bookmarkStart w:id="9" w:name="_heading=h.3dy6vkm" w:colFirst="0" w:colLast="0"/>
      <w:bookmarkEnd w:id="9"/>
      <w:r w:rsidRPr="00062F19">
        <w:lastRenderedPageBreak/>
        <w:t>BUG REPORT</w:t>
      </w:r>
    </w:p>
    <w:p w14:paraId="0E7A6466" w14:textId="23FABA3E" w:rsidR="008B3CAA" w:rsidRPr="00062F19" w:rsidRDefault="00000000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Na základě </w:t>
      </w:r>
      <w:r w:rsidR="00CB00AA" w:rsidRPr="00062F19">
        <w:rPr>
          <w:rFonts w:ascii="Roboto" w:eastAsia="Roboto" w:hAnsi="Roboto" w:cs="Roboto"/>
          <w:b/>
          <w:bCs/>
        </w:rPr>
        <w:t>2.</w:t>
      </w:r>
      <w:r w:rsidR="00CB00AA" w:rsidRPr="00062F19">
        <w:rPr>
          <w:rFonts w:ascii="Roboto" w:eastAsia="Roboto" w:hAnsi="Roboto" w:cs="Roboto"/>
        </w:rPr>
        <w:t xml:space="preserve"> výsledku testovacího scénáře GET provedeného scénáře jsem dostal chybovou hlášku status 500 </w:t>
      </w:r>
      <w:proofErr w:type="spellStart"/>
      <w:r w:rsidR="00CB00AA" w:rsidRPr="00062F19">
        <w:rPr>
          <w:rFonts w:ascii="Roboto" w:eastAsia="Roboto" w:hAnsi="Roboto" w:cs="Roboto"/>
        </w:rPr>
        <w:t>internal</w:t>
      </w:r>
      <w:proofErr w:type="spellEnd"/>
      <w:r w:rsidR="00CB00AA" w:rsidRPr="00062F19">
        <w:rPr>
          <w:rFonts w:ascii="Roboto" w:eastAsia="Roboto" w:hAnsi="Roboto" w:cs="Roboto"/>
        </w:rPr>
        <w:t xml:space="preserve"> server </w:t>
      </w:r>
      <w:proofErr w:type="spellStart"/>
      <w:r w:rsidR="00CB00AA" w:rsidRPr="00062F19">
        <w:rPr>
          <w:rFonts w:ascii="Roboto" w:eastAsia="Roboto" w:hAnsi="Roboto" w:cs="Roboto"/>
        </w:rPr>
        <w:t>error</w:t>
      </w:r>
      <w:proofErr w:type="spellEnd"/>
      <w:r w:rsidR="00CB00AA" w:rsidRPr="00062F19">
        <w:rPr>
          <w:rFonts w:ascii="Roboto" w:eastAsia="Roboto" w:hAnsi="Roboto" w:cs="Roboto"/>
        </w:rPr>
        <w:t xml:space="preserve"> místo očekávaného Status CODE 404.</w:t>
      </w:r>
    </w:p>
    <w:p w14:paraId="4C77D800" w14:textId="77777777" w:rsidR="00857015" w:rsidRPr="00062F19" w:rsidRDefault="00857015">
      <w:pPr>
        <w:rPr>
          <w:rFonts w:ascii="Roboto" w:eastAsia="Roboto" w:hAnsi="Roboto" w:cs="Roboto"/>
        </w:rPr>
      </w:pPr>
    </w:p>
    <w:p w14:paraId="23E9D66A" w14:textId="7415F5E4" w:rsidR="00857015" w:rsidRPr="00062F19" w:rsidRDefault="00857015" w:rsidP="00857015">
      <w:r w:rsidRPr="00062F19">
        <w:rPr>
          <w:rFonts w:ascii="Roboto" w:eastAsia="Roboto" w:hAnsi="Roboto" w:cs="Roboto"/>
        </w:rPr>
        <w:t xml:space="preserve">Na základě </w:t>
      </w:r>
      <w:r w:rsidRPr="00062F19">
        <w:rPr>
          <w:rFonts w:ascii="Roboto" w:eastAsia="Roboto" w:hAnsi="Roboto" w:cs="Roboto"/>
          <w:b/>
          <w:bCs/>
        </w:rPr>
        <w:t>4.</w:t>
      </w:r>
      <w:r w:rsidRPr="00062F19">
        <w:rPr>
          <w:rFonts w:ascii="Roboto" w:eastAsia="Roboto" w:hAnsi="Roboto" w:cs="Roboto"/>
        </w:rPr>
        <w:t xml:space="preserve"> výsledku testovacího scénáře DELETE provedeného scénáře jsem dostal chybovou hlášku status 500 </w:t>
      </w:r>
      <w:proofErr w:type="spellStart"/>
      <w:r w:rsidRPr="00062F19">
        <w:rPr>
          <w:rFonts w:ascii="Roboto" w:eastAsia="Roboto" w:hAnsi="Roboto" w:cs="Roboto"/>
        </w:rPr>
        <w:t>internal</w:t>
      </w:r>
      <w:proofErr w:type="spellEnd"/>
      <w:r w:rsidRPr="00062F19">
        <w:rPr>
          <w:rFonts w:ascii="Roboto" w:eastAsia="Roboto" w:hAnsi="Roboto" w:cs="Roboto"/>
        </w:rPr>
        <w:t xml:space="preserve"> server </w:t>
      </w:r>
      <w:proofErr w:type="spellStart"/>
      <w:r w:rsidRPr="00062F19">
        <w:rPr>
          <w:rFonts w:ascii="Roboto" w:eastAsia="Roboto" w:hAnsi="Roboto" w:cs="Roboto"/>
        </w:rPr>
        <w:t>error</w:t>
      </w:r>
      <w:proofErr w:type="spellEnd"/>
      <w:r w:rsidRPr="00062F19">
        <w:rPr>
          <w:rFonts w:ascii="Roboto" w:eastAsia="Roboto" w:hAnsi="Roboto" w:cs="Roboto"/>
        </w:rPr>
        <w:t xml:space="preserve"> místo očekávaného Status CODE 404.</w:t>
      </w:r>
    </w:p>
    <w:p w14:paraId="06D491CB" w14:textId="77777777" w:rsidR="00857015" w:rsidRPr="00062F19" w:rsidRDefault="00857015"/>
    <w:p w14:paraId="0BC89595" w14:textId="57F39F30" w:rsidR="00062F19" w:rsidRPr="00062F19" w:rsidRDefault="00062F19" w:rsidP="00062F19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Na základě </w:t>
      </w:r>
      <w:r w:rsidRPr="00062F19">
        <w:rPr>
          <w:rFonts w:ascii="Roboto" w:eastAsia="Roboto" w:hAnsi="Roboto" w:cs="Roboto"/>
          <w:b/>
          <w:bCs/>
        </w:rPr>
        <w:t>5.</w:t>
      </w:r>
      <w:r w:rsidRPr="00062F19">
        <w:rPr>
          <w:rFonts w:ascii="Roboto" w:eastAsia="Roboto" w:hAnsi="Roboto" w:cs="Roboto"/>
        </w:rPr>
        <w:t xml:space="preserve"> výsledku testovacího scénáře POST provedeného scénáře jsem dostal STATUS 200 ok, ale měl být 201 ok. Dále chyby v databázi </w:t>
      </w:r>
      <w:proofErr w:type="spellStart"/>
      <w:r w:rsidRPr="00062F19">
        <w:rPr>
          <w:rFonts w:ascii="Roboto" w:eastAsia="Roboto" w:hAnsi="Roboto" w:cs="Roboto"/>
        </w:rPr>
        <w:t>firstName</w:t>
      </w:r>
      <w:proofErr w:type="spellEnd"/>
      <w:r w:rsidRPr="00062F19">
        <w:rPr>
          <w:rFonts w:ascii="Roboto" w:eastAsia="Roboto" w:hAnsi="Roboto" w:cs="Roboto"/>
        </w:rPr>
        <w:t xml:space="preserve">, </w:t>
      </w:r>
      <w:proofErr w:type="spellStart"/>
      <w:r w:rsidRPr="00062F19">
        <w:rPr>
          <w:rFonts w:ascii="Roboto" w:eastAsia="Roboto" w:hAnsi="Roboto" w:cs="Roboto"/>
        </w:rPr>
        <w:t>lastName</w:t>
      </w:r>
      <w:proofErr w:type="spellEnd"/>
      <w:r w:rsidRPr="00062F19">
        <w:rPr>
          <w:rFonts w:ascii="Roboto" w:eastAsia="Roboto" w:hAnsi="Roboto" w:cs="Roboto"/>
        </w:rPr>
        <w:t xml:space="preserve"> není </w:t>
      </w:r>
      <w:proofErr w:type="spellStart"/>
      <w:r w:rsidRPr="00062F19">
        <w:rPr>
          <w:rFonts w:ascii="Roboto" w:eastAsia="Roboto" w:hAnsi="Roboto" w:cs="Roboto"/>
        </w:rPr>
        <w:t>loweCase</w:t>
      </w:r>
      <w:proofErr w:type="spellEnd"/>
      <w:r w:rsidRPr="00062F19">
        <w:rPr>
          <w:rFonts w:ascii="Roboto" w:eastAsia="Roboto" w:hAnsi="Roboto" w:cs="Roboto"/>
        </w:rPr>
        <w:t>.</w:t>
      </w:r>
    </w:p>
    <w:p w14:paraId="79E26679" w14:textId="77777777" w:rsidR="00062F19" w:rsidRPr="00062F19" w:rsidRDefault="00062F19" w:rsidP="00062F19">
      <w:pPr>
        <w:rPr>
          <w:rFonts w:ascii="Roboto" w:eastAsia="Roboto" w:hAnsi="Roboto" w:cs="Roboto"/>
        </w:rPr>
      </w:pPr>
    </w:p>
    <w:p w14:paraId="330E56E3" w14:textId="77777777" w:rsidR="00062F19" w:rsidRPr="00062F19" w:rsidRDefault="00062F19" w:rsidP="00062F19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Na základě </w:t>
      </w:r>
      <w:r w:rsidRPr="0082482A">
        <w:rPr>
          <w:rFonts w:ascii="Roboto" w:eastAsia="Roboto" w:hAnsi="Roboto" w:cs="Roboto"/>
          <w:b/>
          <w:bCs/>
        </w:rPr>
        <w:t>6</w:t>
      </w:r>
      <w:r w:rsidRPr="00062F19">
        <w:rPr>
          <w:rFonts w:ascii="Roboto" w:eastAsia="Roboto" w:hAnsi="Roboto" w:cs="Roboto"/>
        </w:rPr>
        <w:t xml:space="preserve">. výsledku testovacího scénáře POST provedeného scénáře jsem dostal STATUS 200 ok, ale měl být 201 ok. Dále chyby: </w:t>
      </w:r>
    </w:p>
    <w:p w14:paraId="3EFCB27F" w14:textId="449C163F" w:rsidR="00062F19" w:rsidRPr="00062F19" w:rsidRDefault="00062F19" w:rsidP="00062F19">
      <w:p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I přes validační kritéria se záznam uložil do databáze s chybami: </w:t>
      </w:r>
    </w:p>
    <w:p w14:paraId="7F588D19" w14:textId="77777777" w:rsidR="00062F19" w:rsidRPr="00062F19" w:rsidRDefault="00062F19" w:rsidP="00062F19">
      <w:pPr>
        <w:pStyle w:val="Odstavecseseznamem"/>
        <w:numPr>
          <w:ilvl w:val="0"/>
          <w:numId w:val="22"/>
        </w:numPr>
        <w:rPr>
          <w:rFonts w:ascii="Roboto" w:eastAsia="Roboto" w:hAnsi="Roboto" w:cs="Roboto"/>
        </w:rPr>
      </w:pPr>
      <w:proofErr w:type="spellStart"/>
      <w:r w:rsidRPr="00062F19">
        <w:rPr>
          <w:rFonts w:ascii="Roboto" w:eastAsia="Roboto" w:hAnsi="Roboto" w:cs="Roboto"/>
        </w:rPr>
        <w:t>firstName</w:t>
      </w:r>
      <w:proofErr w:type="spellEnd"/>
      <w:r w:rsidRPr="00062F19">
        <w:rPr>
          <w:rFonts w:ascii="Roboto" w:eastAsia="Roboto" w:hAnsi="Roboto" w:cs="Roboto"/>
        </w:rPr>
        <w:t xml:space="preserve">, </w:t>
      </w:r>
      <w:proofErr w:type="spellStart"/>
      <w:r w:rsidRPr="00062F19">
        <w:rPr>
          <w:rFonts w:ascii="Roboto" w:eastAsia="Roboto" w:hAnsi="Roboto" w:cs="Roboto"/>
        </w:rPr>
        <w:t>lastName</w:t>
      </w:r>
      <w:proofErr w:type="spellEnd"/>
      <w:r w:rsidRPr="00062F19">
        <w:rPr>
          <w:rFonts w:ascii="Roboto" w:eastAsia="Roboto" w:hAnsi="Roboto" w:cs="Roboto"/>
        </w:rPr>
        <w:t xml:space="preserve"> není </w:t>
      </w:r>
      <w:proofErr w:type="spellStart"/>
      <w:proofErr w:type="gramStart"/>
      <w:r w:rsidRPr="00062F19">
        <w:rPr>
          <w:rFonts w:ascii="Roboto" w:eastAsia="Roboto" w:hAnsi="Roboto" w:cs="Roboto"/>
        </w:rPr>
        <w:t>lowerCase</w:t>
      </w:r>
      <w:proofErr w:type="spellEnd"/>
      <w:r w:rsidRPr="00062F19">
        <w:rPr>
          <w:rFonts w:ascii="Roboto" w:eastAsia="Roboto" w:hAnsi="Roboto" w:cs="Roboto"/>
        </w:rPr>
        <w:t>(</w:t>
      </w:r>
      <w:proofErr w:type="gramEnd"/>
      <w:r w:rsidRPr="00062F19">
        <w:rPr>
          <w:rFonts w:ascii="Roboto" w:eastAsia="Roboto" w:hAnsi="Roboto" w:cs="Roboto"/>
        </w:rPr>
        <w:t>)</w:t>
      </w:r>
    </w:p>
    <w:p w14:paraId="0329E58E" w14:textId="77777777" w:rsidR="00062F19" w:rsidRPr="00062F19" w:rsidRDefault="00062F19" w:rsidP="00062F19">
      <w:pPr>
        <w:pStyle w:val="Odstavecseseznamem"/>
        <w:numPr>
          <w:ilvl w:val="0"/>
          <w:numId w:val="22"/>
        </w:num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nenastala chyba 400 </w:t>
      </w:r>
      <w:proofErr w:type="spellStart"/>
      <w:r w:rsidRPr="00062F19">
        <w:rPr>
          <w:rFonts w:ascii="Roboto" w:eastAsia="Roboto" w:hAnsi="Roboto" w:cs="Roboto"/>
        </w:rPr>
        <w:t>Bad</w:t>
      </w:r>
      <w:proofErr w:type="spellEnd"/>
      <w:r w:rsidRPr="00062F19">
        <w:rPr>
          <w:rFonts w:ascii="Roboto" w:eastAsia="Roboto" w:hAnsi="Roboto" w:cs="Roboto"/>
        </w:rPr>
        <w:t xml:space="preserve"> </w:t>
      </w:r>
      <w:proofErr w:type="spellStart"/>
      <w:r w:rsidRPr="00062F19">
        <w:rPr>
          <w:rFonts w:ascii="Roboto" w:eastAsia="Roboto" w:hAnsi="Roboto" w:cs="Roboto"/>
        </w:rPr>
        <w:t>request</w:t>
      </w:r>
      <w:proofErr w:type="spellEnd"/>
      <w:r w:rsidRPr="00062F19">
        <w:rPr>
          <w:rFonts w:ascii="Roboto" w:eastAsia="Roboto" w:hAnsi="Roboto" w:cs="Roboto"/>
        </w:rPr>
        <w:t xml:space="preserve"> pro </w:t>
      </w:r>
      <w:proofErr w:type="spellStart"/>
      <w:r w:rsidRPr="00062F19">
        <w:rPr>
          <w:rFonts w:ascii="Roboto" w:eastAsia="Roboto" w:hAnsi="Roboto" w:cs="Roboto"/>
        </w:rPr>
        <w:t>age</w:t>
      </w:r>
      <w:proofErr w:type="spellEnd"/>
    </w:p>
    <w:p w14:paraId="79583A98" w14:textId="77777777" w:rsidR="00062F19" w:rsidRPr="00062F19" w:rsidRDefault="00062F19" w:rsidP="00062F19">
      <w:pPr>
        <w:pStyle w:val="Odstavecseseznamem"/>
        <w:numPr>
          <w:ilvl w:val="0"/>
          <w:numId w:val="22"/>
        </w:num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nenastala chyba 400 </w:t>
      </w:r>
      <w:proofErr w:type="spellStart"/>
      <w:r w:rsidRPr="00062F19">
        <w:rPr>
          <w:rFonts w:ascii="Roboto" w:eastAsia="Roboto" w:hAnsi="Roboto" w:cs="Roboto"/>
        </w:rPr>
        <w:t>Bad</w:t>
      </w:r>
      <w:proofErr w:type="spellEnd"/>
      <w:r w:rsidRPr="00062F19">
        <w:rPr>
          <w:rFonts w:ascii="Roboto" w:eastAsia="Roboto" w:hAnsi="Roboto" w:cs="Roboto"/>
        </w:rPr>
        <w:t xml:space="preserve"> </w:t>
      </w:r>
      <w:proofErr w:type="spellStart"/>
      <w:r w:rsidRPr="00062F19">
        <w:rPr>
          <w:rFonts w:ascii="Roboto" w:eastAsia="Roboto" w:hAnsi="Roboto" w:cs="Roboto"/>
        </w:rPr>
        <w:t>request</w:t>
      </w:r>
      <w:proofErr w:type="spellEnd"/>
      <w:r w:rsidRPr="00062F19">
        <w:rPr>
          <w:rFonts w:ascii="Roboto" w:eastAsia="Roboto" w:hAnsi="Roboto" w:cs="Roboto"/>
        </w:rPr>
        <w:t xml:space="preserve"> pro email </w:t>
      </w:r>
    </w:p>
    <w:p w14:paraId="48CCDA66" w14:textId="77777777" w:rsidR="00062F19" w:rsidRPr="00062F19" w:rsidRDefault="00062F19" w:rsidP="00062F19">
      <w:pPr>
        <w:pStyle w:val="Odstavecseseznamem"/>
        <w:numPr>
          <w:ilvl w:val="0"/>
          <w:numId w:val="22"/>
        </w:numPr>
        <w:rPr>
          <w:rFonts w:ascii="Roboto" w:eastAsia="Roboto" w:hAnsi="Roboto" w:cs="Roboto"/>
        </w:rPr>
      </w:pPr>
      <w:r w:rsidRPr="00062F19">
        <w:rPr>
          <w:rFonts w:ascii="Roboto" w:eastAsia="Roboto" w:hAnsi="Roboto" w:cs="Roboto"/>
        </w:rPr>
        <w:t xml:space="preserve">nenastala chyba 400 </w:t>
      </w:r>
      <w:proofErr w:type="spellStart"/>
      <w:r w:rsidRPr="00062F19">
        <w:rPr>
          <w:rFonts w:ascii="Roboto" w:eastAsia="Roboto" w:hAnsi="Roboto" w:cs="Roboto"/>
        </w:rPr>
        <w:t>Bad</w:t>
      </w:r>
      <w:proofErr w:type="spellEnd"/>
      <w:r w:rsidRPr="00062F19">
        <w:rPr>
          <w:rFonts w:ascii="Roboto" w:eastAsia="Roboto" w:hAnsi="Roboto" w:cs="Roboto"/>
        </w:rPr>
        <w:t xml:space="preserve"> </w:t>
      </w:r>
      <w:proofErr w:type="spellStart"/>
      <w:r w:rsidRPr="00062F19">
        <w:rPr>
          <w:rFonts w:ascii="Roboto" w:eastAsia="Roboto" w:hAnsi="Roboto" w:cs="Roboto"/>
        </w:rPr>
        <w:t>request</w:t>
      </w:r>
      <w:proofErr w:type="spellEnd"/>
      <w:r w:rsidRPr="00062F19">
        <w:rPr>
          <w:rFonts w:ascii="Roboto" w:eastAsia="Roboto" w:hAnsi="Roboto" w:cs="Roboto"/>
        </w:rPr>
        <w:t xml:space="preserve"> pro počet znaků v </w:t>
      </w:r>
      <w:proofErr w:type="spellStart"/>
      <w:r w:rsidRPr="00062F19">
        <w:rPr>
          <w:rFonts w:ascii="Roboto" w:eastAsia="Roboto" w:hAnsi="Roboto" w:cs="Roboto"/>
        </w:rPr>
        <w:t>lastName</w:t>
      </w:r>
      <w:proofErr w:type="spellEnd"/>
      <w:r w:rsidRPr="00062F19">
        <w:rPr>
          <w:rFonts w:ascii="Roboto" w:eastAsia="Roboto" w:hAnsi="Roboto" w:cs="Roboto"/>
        </w:rPr>
        <w:t xml:space="preserve"> </w:t>
      </w:r>
    </w:p>
    <w:p w14:paraId="4BF719BD" w14:textId="75E34B4D" w:rsidR="00062F19" w:rsidRDefault="00062F19" w:rsidP="00062F19">
      <w:pPr>
        <w:rPr>
          <w:rFonts w:ascii="Roboto" w:eastAsia="Roboto" w:hAnsi="Roboto" w:cs="Roboto"/>
          <w:i/>
        </w:rPr>
      </w:pPr>
    </w:p>
    <w:p w14:paraId="0805550F" w14:textId="77777777" w:rsidR="00062F19" w:rsidRDefault="00062F19" w:rsidP="00062F19">
      <w:pPr>
        <w:rPr>
          <w:i/>
        </w:rPr>
      </w:pPr>
    </w:p>
    <w:p w14:paraId="0DC859B1" w14:textId="77777777" w:rsidR="00062F19" w:rsidRDefault="00062F19">
      <w:pPr>
        <w:rPr>
          <w:i/>
        </w:rPr>
      </w:pPr>
    </w:p>
    <w:sectPr w:rsidR="00062F19">
      <w:footerReference w:type="default" r:id="rId23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AE5AF" w14:textId="77777777" w:rsidR="00826DF3" w:rsidRDefault="00826DF3">
      <w:r>
        <w:separator/>
      </w:r>
    </w:p>
  </w:endnote>
  <w:endnote w:type="continuationSeparator" w:id="0">
    <w:p w14:paraId="4E46B803" w14:textId="77777777" w:rsidR="00826DF3" w:rsidRDefault="00826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EE"/>
    <w:family w:val="auto"/>
    <w:pitch w:val="variable"/>
    <w:sig w:usb0="E00002FF" w:usb1="5000205B" w:usb2="00000020" w:usb3="00000000" w:csb0="0000019F" w:csb1="00000000"/>
    <w:embedRegular r:id="rId1" w:fontKey="{2997008A-9E32-443A-AC2B-5A6C3D46917D}"/>
    <w:embedBold r:id="rId2" w:fontKey="{5E7BCE0F-FFD9-431F-8E5B-4BF521EC83EF}"/>
    <w:embedItalic r:id="rId3" w:fontKey="{E4A19533-F68A-4AAF-9EC6-8226FE65CD47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7B4F2AE0-98AA-4081-8D2A-7E8D7421B7BD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76CF5E25-C3E0-482B-9E37-B056D64602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8A647" w14:textId="77777777" w:rsidR="008B3CAA" w:rsidRDefault="008B3C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7B8382" w14:textId="77777777" w:rsidR="00826DF3" w:rsidRDefault="00826DF3">
      <w:r>
        <w:separator/>
      </w:r>
    </w:p>
  </w:footnote>
  <w:footnote w:type="continuationSeparator" w:id="0">
    <w:p w14:paraId="746D9639" w14:textId="77777777" w:rsidR="00826DF3" w:rsidRDefault="00826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D2514"/>
    <w:multiLevelType w:val="hybridMultilevel"/>
    <w:tmpl w:val="A4D27F4C"/>
    <w:lvl w:ilvl="0" w:tplc="EB48D0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4111BE"/>
    <w:multiLevelType w:val="hybridMultilevel"/>
    <w:tmpl w:val="EFBA4A3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226"/>
    <w:multiLevelType w:val="hybridMultilevel"/>
    <w:tmpl w:val="C8BA243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C1B95"/>
    <w:multiLevelType w:val="hybridMultilevel"/>
    <w:tmpl w:val="C8BA243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32D94"/>
    <w:multiLevelType w:val="hybridMultilevel"/>
    <w:tmpl w:val="79D66D26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D4F47"/>
    <w:multiLevelType w:val="hybridMultilevel"/>
    <w:tmpl w:val="5560CC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80293"/>
    <w:multiLevelType w:val="hybridMultilevel"/>
    <w:tmpl w:val="10F6ED0C"/>
    <w:lvl w:ilvl="0" w:tplc="B950D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D61FEB"/>
    <w:multiLevelType w:val="hybridMultilevel"/>
    <w:tmpl w:val="21E248C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93DA0"/>
    <w:multiLevelType w:val="hybridMultilevel"/>
    <w:tmpl w:val="5560CC5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5667F5"/>
    <w:multiLevelType w:val="hybridMultilevel"/>
    <w:tmpl w:val="DBB41C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B41F5B"/>
    <w:multiLevelType w:val="hybridMultilevel"/>
    <w:tmpl w:val="F1284DB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E2C4F"/>
    <w:multiLevelType w:val="hybridMultilevel"/>
    <w:tmpl w:val="C8BA243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CD59BD"/>
    <w:multiLevelType w:val="hybridMultilevel"/>
    <w:tmpl w:val="79D66D2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08775F"/>
    <w:multiLevelType w:val="hybridMultilevel"/>
    <w:tmpl w:val="EFBA4A3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F968F8"/>
    <w:multiLevelType w:val="hybridMultilevel"/>
    <w:tmpl w:val="97A2B51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47494F"/>
    <w:multiLevelType w:val="hybridMultilevel"/>
    <w:tmpl w:val="2904E32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32EA8F22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56A20"/>
    <w:multiLevelType w:val="hybridMultilevel"/>
    <w:tmpl w:val="6CE2AC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80156"/>
    <w:multiLevelType w:val="hybridMultilevel"/>
    <w:tmpl w:val="42761A8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735DE"/>
    <w:multiLevelType w:val="hybridMultilevel"/>
    <w:tmpl w:val="FA0E98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E41E38"/>
    <w:multiLevelType w:val="hybridMultilevel"/>
    <w:tmpl w:val="FA0E98B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77AB4"/>
    <w:multiLevelType w:val="hybridMultilevel"/>
    <w:tmpl w:val="5DFACD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67537C"/>
    <w:multiLevelType w:val="hybridMultilevel"/>
    <w:tmpl w:val="A502C97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727131">
    <w:abstractNumId w:val="17"/>
  </w:num>
  <w:num w:numId="2" w16cid:durableId="338697360">
    <w:abstractNumId w:val="9"/>
  </w:num>
  <w:num w:numId="3" w16cid:durableId="1219364129">
    <w:abstractNumId w:val="11"/>
  </w:num>
  <w:num w:numId="4" w16cid:durableId="986713830">
    <w:abstractNumId w:val="16"/>
  </w:num>
  <w:num w:numId="5" w16cid:durableId="1511720557">
    <w:abstractNumId w:val="20"/>
  </w:num>
  <w:num w:numId="6" w16cid:durableId="1305428480">
    <w:abstractNumId w:val="3"/>
  </w:num>
  <w:num w:numId="7" w16cid:durableId="515852617">
    <w:abstractNumId w:val="14"/>
  </w:num>
  <w:num w:numId="8" w16cid:durableId="141234647">
    <w:abstractNumId w:val="7"/>
  </w:num>
  <w:num w:numId="9" w16cid:durableId="1889757826">
    <w:abstractNumId w:val="21"/>
  </w:num>
  <w:num w:numId="10" w16cid:durableId="1569459037">
    <w:abstractNumId w:val="2"/>
  </w:num>
  <w:num w:numId="11" w16cid:durableId="932277478">
    <w:abstractNumId w:val="0"/>
  </w:num>
  <w:num w:numId="12" w16cid:durableId="358235956">
    <w:abstractNumId w:val="6"/>
  </w:num>
  <w:num w:numId="13" w16cid:durableId="1164130505">
    <w:abstractNumId w:val="4"/>
  </w:num>
  <w:num w:numId="14" w16cid:durableId="1003817480">
    <w:abstractNumId w:val="10"/>
  </w:num>
  <w:num w:numId="15" w16cid:durableId="833423737">
    <w:abstractNumId w:val="15"/>
  </w:num>
  <w:num w:numId="16" w16cid:durableId="701982065">
    <w:abstractNumId w:val="19"/>
  </w:num>
  <w:num w:numId="17" w16cid:durableId="1289118313">
    <w:abstractNumId w:val="8"/>
  </w:num>
  <w:num w:numId="18" w16cid:durableId="1131631691">
    <w:abstractNumId w:val="18"/>
  </w:num>
  <w:num w:numId="19" w16cid:durableId="447818000">
    <w:abstractNumId w:val="5"/>
  </w:num>
  <w:num w:numId="20" w16cid:durableId="1759057331">
    <w:abstractNumId w:val="12"/>
  </w:num>
  <w:num w:numId="21" w16cid:durableId="1577326249">
    <w:abstractNumId w:val="13"/>
  </w:num>
  <w:num w:numId="22" w16cid:durableId="1633561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CAA"/>
    <w:rsid w:val="00062F19"/>
    <w:rsid w:val="00134E37"/>
    <w:rsid w:val="001873BF"/>
    <w:rsid w:val="00631A3A"/>
    <w:rsid w:val="00800FE9"/>
    <w:rsid w:val="0082482A"/>
    <w:rsid w:val="00826DF3"/>
    <w:rsid w:val="00857015"/>
    <w:rsid w:val="008B3CAA"/>
    <w:rsid w:val="0096186C"/>
    <w:rsid w:val="00A44783"/>
    <w:rsid w:val="00AD402B"/>
    <w:rsid w:val="00BA4C47"/>
    <w:rsid w:val="00CB00AA"/>
    <w:rsid w:val="00D1640A"/>
    <w:rsid w:val="00E32AFC"/>
    <w:rsid w:val="00E7684D"/>
    <w:rsid w:val="00F069B2"/>
    <w:rsid w:val="00FD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692AF"/>
  <w15:docId w15:val="{8D2EF7D3-9669-4684-B889-03A147CBB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32AF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cs-CZ"/>
    </w:rPr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dstavecseseznamem">
    <w:name w:val="List Paragraph"/>
    <w:basedOn w:val="Normln"/>
    <w:uiPriority w:val="34"/>
    <w:qFormat/>
    <w:rsid w:val="00A44783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A44783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4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*@*.*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108.143.193.45:8080/api/v1/students/367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08.143.193.45:8080/api/v1/students/367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hyperlink" Target="http://108.143.193.45:8080/api/v1/students/214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108.143.193.45:8080/api/v1/students/367" TargetMode="External"/><Relationship Id="rId14" Type="http://schemas.openxmlformats.org/officeDocument/2006/relationships/hyperlink" Target="mailto:*@*.*" TargetMode="External"/><Relationship Id="rId22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Nrx5uqB1jGjRYSPedmkd6Z1E+w==">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11</Pages>
  <Words>1005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dvorka.zdenek@icloud.com</cp:lastModifiedBy>
  <cp:revision>4</cp:revision>
  <dcterms:created xsi:type="dcterms:W3CDTF">2024-10-06T13:43:00Z</dcterms:created>
  <dcterms:modified xsi:type="dcterms:W3CDTF">2024-10-06T16:22:00Z</dcterms:modified>
</cp:coreProperties>
</file>